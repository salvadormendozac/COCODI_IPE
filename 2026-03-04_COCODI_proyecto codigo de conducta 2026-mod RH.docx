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EF80" w14:textId="77777777" w:rsidR="00FD68F7" w:rsidRPr="00175FC8" w:rsidRDefault="00FD68F7" w:rsidP="00401E10">
      <w:pPr>
        <w:shd w:val="clear" w:color="auto" w:fill="FFFFFF" w:themeFill="background1"/>
        <w:spacing w:after="0"/>
        <w:jc w:val="center"/>
        <w:rPr>
          <w:rFonts w:ascii="Aptos" w:hAnsi="Aptos"/>
          <w:b/>
          <w:sz w:val="24"/>
          <w:szCs w:val="24"/>
        </w:rPr>
      </w:pPr>
      <w:r w:rsidRPr="00175FC8">
        <w:rPr>
          <w:rFonts w:ascii="Aptos" w:hAnsi="Aptos"/>
          <w:b/>
          <w:sz w:val="24"/>
          <w:szCs w:val="24"/>
        </w:rPr>
        <w:t>INSTITUTO DE PENSIONES</w:t>
      </w:r>
      <w:r w:rsidR="00401E10" w:rsidRPr="00175FC8">
        <w:rPr>
          <w:rFonts w:ascii="Aptos" w:hAnsi="Aptos"/>
          <w:b/>
          <w:sz w:val="24"/>
          <w:szCs w:val="24"/>
        </w:rPr>
        <w:t xml:space="preserve"> </w:t>
      </w:r>
      <w:r w:rsidRPr="00175FC8">
        <w:rPr>
          <w:rFonts w:ascii="Aptos" w:hAnsi="Aptos"/>
          <w:b/>
          <w:sz w:val="24"/>
          <w:szCs w:val="24"/>
        </w:rPr>
        <w:t>DEL ESTADO DE VERACRUZ</w:t>
      </w:r>
    </w:p>
    <w:p w14:paraId="5B4DF82F" w14:textId="77777777" w:rsidR="00FD68F7" w:rsidRPr="00175FC8" w:rsidRDefault="00FD68F7" w:rsidP="00401E10">
      <w:pPr>
        <w:shd w:val="clear" w:color="auto" w:fill="FFFFFF" w:themeFill="background1"/>
        <w:spacing w:after="0"/>
        <w:jc w:val="center"/>
        <w:rPr>
          <w:rFonts w:ascii="Aptos" w:hAnsi="Aptos"/>
          <w:b/>
          <w:sz w:val="24"/>
          <w:szCs w:val="24"/>
        </w:rPr>
      </w:pPr>
    </w:p>
    <w:p w14:paraId="5937187C" w14:textId="77777777" w:rsidR="00FD68F7" w:rsidRPr="00175FC8" w:rsidRDefault="00FD68F7" w:rsidP="00CA69C1">
      <w:pPr>
        <w:shd w:val="clear" w:color="auto" w:fill="FFFFFF" w:themeFill="background1"/>
        <w:spacing w:after="0"/>
        <w:jc w:val="both"/>
        <w:rPr>
          <w:rFonts w:ascii="Aptos" w:hAnsi="Aptos"/>
          <w:b/>
          <w:sz w:val="24"/>
          <w:szCs w:val="24"/>
        </w:rPr>
      </w:pPr>
    </w:p>
    <w:p w14:paraId="31B33F17" w14:textId="77777777" w:rsidR="00FD68F7" w:rsidRPr="00175FC8" w:rsidRDefault="00FD68F7" w:rsidP="00CA69C1">
      <w:pPr>
        <w:spacing w:after="0"/>
        <w:jc w:val="both"/>
        <w:rPr>
          <w:rFonts w:ascii="Aptos" w:hAnsi="Aptos"/>
          <w:sz w:val="24"/>
          <w:szCs w:val="24"/>
        </w:rPr>
      </w:pPr>
      <w:r w:rsidRPr="00175FC8">
        <w:rPr>
          <w:rFonts w:ascii="Aptos" w:hAnsi="Aptos"/>
          <w:sz w:val="24"/>
          <w:szCs w:val="24"/>
        </w:rPr>
        <w:t>A las y los Servidores Públicos:</w:t>
      </w:r>
    </w:p>
    <w:p w14:paraId="44881A5D" w14:textId="77777777" w:rsidR="00C759A9" w:rsidRPr="00175FC8" w:rsidRDefault="00C759A9" w:rsidP="00CA69C1">
      <w:pPr>
        <w:spacing w:after="0"/>
        <w:jc w:val="both"/>
        <w:rPr>
          <w:rFonts w:ascii="Aptos" w:hAnsi="Aptos"/>
          <w:sz w:val="24"/>
          <w:szCs w:val="24"/>
        </w:rPr>
      </w:pPr>
    </w:p>
    <w:p w14:paraId="346846CA" w14:textId="77777777" w:rsidR="00C759A9" w:rsidRPr="00175FC8" w:rsidRDefault="00C759A9" w:rsidP="00C759A9">
      <w:pPr>
        <w:jc w:val="both"/>
        <w:rPr>
          <w:rFonts w:ascii="Aptos" w:hAnsi="Aptos"/>
          <w:sz w:val="24"/>
          <w:szCs w:val="24"/>
        </w:rPr>
      </w:pPr>
      <w:r w:rsidRPr="00175FC8">
        <w:rPr>
          <w:rFonts w:ascii="Aptos" w:hAnsi="Aptos"/>
          <w:sz w:val="24"/>
          <w:szCs w:val="24"/>
        </w:rPr>
        <w:t>Quienes formamos parte del Instituto de Pensiones del Estado asumimos una responsabilidad que va más allá de lo administrativo: garantizar el derecho humano a la seguridad social, particularmente las pensiones de quienes han dedicado su vida laboral al servicio del Gobierno del Estado. Con ese propósito, se han puesto en marcha mecanismos de control orientados a la transparencia, la rendición de cuentas y la responsabilidad administrativa, promoviendo siempre una conducta ética entre el personal.</w:t>
      </w:r>
    </w:p>
    <w:p w14:paraId="1F708788" w14:textId="77777777" w:rsidR="00C759A9" w:rsidRPr="00175FC8" w:rsidRDefault="00C759A9" w:rsidP="00C759A9">
      <w:pPr>
        <w:jc w:val="both"/>
        <w:rPr>
          <w:rFonts w:ascii="Aptos" w:hAnsi="Aptos"/>
          <w:sz w:val="24"/>
          <w:szCs w:val="24"/>
        </w:rPr>
      </w:pPr>
      <w:r w:rsidRPr="00175FC8">
        <w:rPr>
          <w:rFonts w:ascii="Aptos" w:hAnsi="Aptos"/>
          <w:sz w:val="24"/>
          <w:szCs w:val="24"/>
        </w:rPr>
        <w:t>El Plan Veracruzano de Desarrollo 2025-2030 recoge esa vocación y asume el compromiso de generar y sostener las condiciones necesarias para que cada actuación pública sea ética y responsable. Ese compromiso se materializa, entre otros instrumentos, con la publicación del Código de Ética del Poder Ejecutivo del Estado de Veracruz de Ignacio de la Llave, dado a conocer el catorce de noviembre de dos mil veinticinco, el cual traza las directrices que deben orientar el quehacer cotidiano de quienes laboramos en este Instituto.</w:t>
      </w:r>
    </w:p>
    <w:p w14:paraId="3B0C1F35" w14:textId="77777777" w:rsidR="00C759A9" w:rsidRPr="00175FC8" w:rsidRDefault="00C759A9" w:rsidP="00C759A9">
      <w:pPr>
        <w:jc w:val="both"/>
        <w:rPr>
          <w:rFonts w:ascii="Aptos" w:hAnsi="Aptos"/>
          <w:sz w:val="24"/>
          <w:szCs w:val="24"/>
        </w:rPr>
      </w:pPr>
      <w:r w:rsidRPr="00175FC8">
        <w:rPr>
          <w:rFonts w:ascii="Aptos" w:hAnsi="Aptos"/>
          <w:sz w:val="24"/>
          <w:szCs w:val="24"/>
        </w:rPr>
        <w:t>Bajo el liderazgo de la Gobernadora Ing. Norma Rocío Nahle García, se impulsa una política sustentada en la honestidad, la imparcialidad, la eficacia y la eficiencia. Hemos convertido en obligación irrenunciable la atención con calidez y ética de servicio hacia nuestros derechohabientes. Cada persona que integra este Organismo, desde quienes realizan funciones de análisis hasta la propia Dirección General, debe tener presente que toda acción emprendida en nombre del Instituto ha de regirse por los principios y valores éticos, conductuales y legales consagrados en la Constitución Política de los Estados Unidos Mexicanos y en el conjunto de la legislación que norma el servicio público.</w:t>
      </w:r>
    </w:p>
    <w:p w14:paraId="5B1613F0" w14:textId="77777777" w:rsidR="00C759A9" w:rsidRPr="00175FC8" w:rsidRDefault="00C759A9" w:rsidP="00C759A9">
      <w:pPr>
        <w:jc w:val="both"/>
        <w:rPr>
          <w:rFonts w:ascii="Aptos" w:hAnsi="Aptos"/>
          <w:sz w:val="24"/>
          <w:szCs w:val="24"/>
        </w:rPr>
      </w:pPr>
      <w:r w:rsidRPr="00175FC8">
        <w:rPr>
          <w:rFonts w:ascii="Aptos" w:hAnsi="Aptos"/>
          <w:sz w:val="24"/>
          <w:szCs w:val="24"/>
        </w:rPr>
        <w:t>Al tratarse de un Instituto de Seguridad Social cuyos recursos provienen, en parte, de las cuotas que aportan los propios trabajadores, tenemos la obligación de administrar esos recursos y ejercer nuestras atribuciones con honestidad, transparencia, lealtad, disciplina, profesionalismo y un genuino compromiso con la población veracruzana. Somos un Organismo sólido, integrado por personas servidoras públicas que practican la nueva ética pública en su labor diaria.</w:t>
      </w:r>
    </w:p>
    <w:p w14:paraId="7907B64D" w14:textId="77777777" w:rsidR="00C759A9" w:rsidRPr="00175FC8" w:rsidRDefault="00C759A9" w:rsidP="00C759A9">
      <w:pPr>
        <w:jc w:val="both"/>
        <w:rPr>
          <w:rFonts w:ascii="Aptos" w:hAnsi="Aptos"/>
          <w:sz w:val="24"/>
          <w:szCs w:val="24"/>
        </w:rPr>
      </w:pPr>
      <w:r w:rsidRPr="00175FC8">
        <w:rPr>
          <w:rFonts w:ascii="Aptos" w:hAnsi="Aptos"/>
          <w:sz w:val="24"/>
          <w:szCs w:val="24"/>
        </w:rPr>
        <w:t>La sociedad veracruzana confía en que sus instituciones se fortalezcan mediante una gestión capaz de recuperar y sostener la confianza ciudadana. Hagamos propios los principios y valores contenidos en este Código de Conducta; llevémoslos a la práctica cada día, atendiendo a la ciudadanía con calidez, oportunidad y pleno reconocimiento de la dignidad humana.</w:t>
      </w:r>
    </w:p>
    <w:p w14:paraId="37E99931" w14:textId="77777777" w:rsidR="00C759A9" w:rsidRPr="00175FC8" w:rsidRDefault="00C759A9" w:rsidP="00C759A9">
      <w:pPr>
        <w:jc w:val="both"/>
        <w:rPr>
          <w:rFonts w:ascii="Aptos" w:hAnsi="Aptos"/>
          <w:sz w:val="24"/>
          <w:szCs w:val="24"/>
        </w:rPr>
      </w:pPr>
      <w:r w:rsidRPr="00175FC8">
        <w:rPr>
          <w:rFonts w:ascii="Aptos" w:hAnsi="Aptos"/>
          <w:sz w:val="24"/>
          <w:szCs w:val="24"/>
        </w:rPr>
        <w:lastRenderedPageBreak/>
        <w:t>Ser parte de una Institución tan noble como el Instituto de Pensiones del Estado es, sin duda, un honor. Propongámonos como meta permanente las buenas prácticas y la sensibilidad humana, dando cabal cumplimiento a los principios y reglas que este documento establece.</w:t>
      </w:r>
    </w:p>
    <w:p w14:paraId="17A6B1F6" w14:textId="77777777" w:rsidR="00401E10" w:rsidRPr="00175FC8" w:rsidRDefault="00401E10" w:rsidP="00C759A9">
      <w:pPr>
        <w:jc w:val="both"/>
        <w:rPr>
          <w:rFonts w:ascii="Aptos" w:hAnsi="Aptos"/>
          <w:sz w:val="24"/>
          <w:szCs w:val="24"/>
        </w:rPr>
      </w:pPr>
    </w:p>
    <w:p w14:paraId="7105F6F1" w14:textId="77777777" w:rsidR="00401E10" w:rsidRPr="00175FC8" w:rsidRDefault="00401E10" w:rsidP="00C759A9">
      <w:pPr>
        <w:jc w:val="both"/>
        <w:rPr>
          <w:rFonts w:ascii="Aptos" w:hAnsi="Aptos"/>
          <w:sz w:val="24"/>
          <w:szCs w:val="24"/>
        </w:rPr>
      </w:pPr>
    </w:p>
    <w:p w14:paraId="0CDF6DD2" w14:textId="77777777" w:rsidR="00C759A9" w:rsidRPr="00175FC8" w:rsidRDefault="00C759A9" w:rsidP="00401E10">
      <w:pPr>
        <w:jc w:val="center"/>
        <w:rPr>
          <w:rFonts w:ascii="Aptos" w:hAnsi="Aptos"/>
          <w:sz w:val="24"/>
          <w:szCs w:val="24"/>
        </w:rPr>
      </w:pPr>
      <w:r w:rsidRPr="00175FC8">
        <w:rPr>
          <w:rFonts w:ascii="Aptos" w:hAnsi="Aptos"/>
          <w:sz w:val="24"/>
          <w:szCs w:val="24"/>
        </w:rPr>
        <w:t>Mtro. Luis Octavio Hernández Lara</w:t>
      </w:r>
    </w:p>
    <w:p w14:paraId="7284C4E9" w14:textId="77777777" w:rsidR="00C759A9" w:rsidRPr="00175FC8" w:rsidRDefault="00401E10" w:rsidP="00401E10">
      <w:pPr>
        <w:jc w:val="center"/>
        <w:rPr>
          <w:rFonts w:ascii="Aptos" w:hAnsi="Aptos"/>
          <w:sz w:val="24"/>
          <w:szCs w:val="24"/>
        </w:rPr>
      </w:pPr>
      <w:r w:rsidRPr="00175FC8">
        <w:rPr>
          <w:rFonts w:ascii="Aptos" w:hAnsi="Aptos"/>
          <w:sz w:val="24"/>
          <w:szCs w:val="24"/>
        </w:rPr>
        <w:t xml:space="preserve">Presidente del H. Consejo Directivo y </w:t>
      </w:r>
      <w:r w:rsidR="00C759A9" w:rsidRPr="00175FC8">
        <w:rPr>
          <w:rFonts w:ascii="Aptos" w:hAnsi="Aptos"/>
          <w:sz w:val="24"/>
          <w:szCs w:val="24"/>
        </w:rPr>
        <w:t>Director General del Instituto de Pensiones del Estado de Veracruz de Ignacio de la Llave.</w:t>
      </w:r>
    </w:p>
    <w:p w14:paraId="6A83249D" w14:textId="77777777" w:rsidR="00401E10" w:rsidRPr="00175FC8" w:rsidRDefault="00401E10" w:rsidP="00C759A9">
      <w:pPr>
        <w:jc w:val="both"/>
        <w:rPr>
          <w:rFonts w:ascii="Aptos" w:hAnsi="Aptos"/>
          <w:sz w:val="24"/>
          <w:szCs w:val="24"/>
        </w:rPr>
      </w:pPr>
    </w:p>
    <w:p w14:paraId="4420928C" w14:textId="77777777" w:rsidR="00401E10" w:rsidRPr="00175FC8" w:rsidRDefault="00401E10" w:rsidP="00C759A9">
      <w:pPr>
        <w:jc w:val="both"/>
        <w:rPr>
          <w:rFonts w:ascii="Aptos" w:hAnsi="Aptos"/>
          <w:sz w:val="24"/>
          <w:szCs w:val="24"/>
        </w:rPr>
      </w:pPr>
    </w:p>
    <w:p w14:paraId="30A2D3D6" w14:textId="77777777" w:rsidR="00401E10" w:rsidRPr="00175FC8" w:rsidRDefault="00401E10" w:rsidP="00C759A9">
      <w:pPr>
        <w:jc w:val="both"/>
        <w:rPr>
          <w:rFonts w:ascii="Aptos" w:hAnsi="Aptos"/>
          <w:sz w:val="24"/>
          <w:szCs w:val="24"/>
        </w:rPr>
      </w:pPr>
    </w:p>
    <w:p w14:paraId="71A57D73" w14:textId="77777777" w:rsidR="00401E10" w:rsidRPr="00175FC8" w:rsidRDefault="00401E10" w:rsidP="00C759A9">
      <w:pPr>
        <w:jc w:val="both"/>
        <w:rPr>
          <w:rFonts w:ascii="Aptos" w:hAnsi="Aptos"/>
          <w:sz w:val="24"/>
          <w:szCs w:val="24"/>
        </w:rPr>
      </w:pPr>
    </w:p>
    <w:p w14:paraId="74CA9445" w14:textId="77777777" w:rsidR="00401E10" w:rsidRPr="00175FC8" w:rsidRDefault="00401E10" w:rsidP="00C759A9">
      <w:pPr>
        <w:jc w:val="both"/>
        <w:rPr>
          <w:rFonts w:ascii="Aptos" w:hAnsi="Aptos"/>
          <w:sz w:val="24"/>
          <w:szCs w:val="24"/>
        </w:rPr>
      </w:pPr>
    </w:p>
    <w:p w14:paraId="1AA6FFB3" w14:textId="77777777" w:rsidR="00401E10" w:rsidRPr="00175FC8" w:rsidRDefault="00401E10" w:rsidP="00C759A9">
      <w:pPr>
        <w:jc w:val="both"/>
        <w:rPr>
          <w:rFonts w:ascii="Aptos" w:hAnsi="Aptos"/>
          <w:sz w:val="24"/>
          <w:szCs w:val="24"/>
        </w:rPr>
      </w:pPr>
    </w:p>
    <w:p w14:paraId="13AC2768" w14:textId="77777777" w:rsidR="00401E10" w:rsidRPr="00175FC8" w:rsidRDefault="00401E10" w:rsidP="00C759A9">
      <w:pPr>
        <w:jc w:val="both"/>
        <w:rPr>
          <w:rFonts w:ascii="Aptos" w:hAnsi="Aptos"/>
          <w:sz w:val="24"/>
          <w:szCs w:val="24"/>
        </w:rPr>
      </w:pPr>
    </w:p>
    <w:p w14:paraId="4E708F28" w14:textId="77777777" w:rsidR="00401E10" w:rsidRPr="00175FC8" w:rsidRDefault="00401E10" w:rsidP="00C759A9">
      <w:pPr>
        <w:jc w:val="both"/>
        <w:rPr>
          <w:rFonts w:ascii="Aptos" w:hAnsi="Aptos"/>
          <w:sz w:val="24"/>
          <w:szCs w:val="24"/>
        </w:rPr>
      </w:pPr>
    </w:p>
    <w:p w14:paraId="4F30CB38" w14:textId="77777777" w:rsidR="00401E10" w:rsidRPr="00175FC8" w:rsidRDefault="00401E10" w:rsidP="00C759A9">
      <w:pPr>
        <w:jc w:val="both"/>
        <w:rPr>
          <w:rFonts w:ascii="Aptos" w:hAnsi="Aptos"/>
          <w:sz w:val="24"/>
          <w:szCs w:val="24"/>
        </w:rPr>
      </w:pPr>
    </w:p>
    <w:p w14:paraId="1DF10D72" w14:textId="77777777" w:rsidR="00401E10" w:rsidRPr="00175FC8" w:rsidRDefault="00401E10" w:rsidP="00C759A9">
      <w:pPr>
        <w:jc w:val="both"/>
        <w:rPr>
          <w:rFonts w:ascii="Aptos" w:hAnsi="Aptos"/>
          <w:sz w:val="24"/>
          <w:szCs w:val="24"/>
        </w:rPr>
      </w:pPr>
    </w:p>
    <w:p w14:paraId="439D89AF" w14:textId="77777777" w:rsidR="00401E10" w:rsidRPr="00175FC8" w:rsidRDefault="00401E10" w:rsidP="00C759A9">
      <w:pPr>
        <w:jc w:val="both"/>
        <w:rPr>
          <w:rFonts w:ascii="Aptos" w:hAnsi="Aptos"/>
          <w:sz w:val="24"/>
          <w:szCs w:val="24"/>
        </w:rPr>
      </w:pPr>
    </w:p>
    <w:p w14:paraId="0DB7CC0E" w14:textId="77777777" w:rsidR="00175FC8" w:rsidRPr="00175FC8" w:rsidRDefault="00175FC8" w:rsidP="00C759A9">
      <w:pPr>
        <w:jc w:val="both"/>
        <w:rPr>
          <w:rFonts w:ascii="Aptos" w:hAnsi="Aptos"/>
          <w:sz w:val="24"/>
          <w:szCs w:val="24"/>
        </w:rPr>
      </w:pPr>
    </w:p>
    <w:p w14:paraId="5F1BE184" w14:textId="77777777" w:rsidR="00401E10" w:rsidRPr="00175FC8" w:rsidRDefault="00401E10" w:rsidP="00C759A9">
      <w:pPr>
        <w:jc w:val="both"/>
        <w:rPr>
          <w:rFonts w:ascii="Aptos" w:hAnsi="Aptos"/>
          <w:sz w:val="24"/>
          <w:szCs w:val="24"/>
        </w:rPr>
      </w:pPr>
    </w:p>
    <w:p w14:paraId="4BA77A24" w14:textId="77777777" w:rsidR="00401E10" w:rsidRPr="00175FC8" w:rsidRDefault="00401E10" w:rsidP="00C759A9">
      <w:pPr>
        <w:jc w:val="both"/>
        <w:rPr>
          <w:rFonts w:ascii="Aptos" w:hAnsi="Aptos"/>
          <w:sz w:val="24"/>
          <w:szCs w:val="24"/>
        </w:rPr>
      </w:pPr>
    </w:p>
    <w:p w14:paraId="73059436" w14:textId="77777777" w:rsidR="00401E10" w:rsidRPr="00175FC8" w:rsidRDefault="00401E10" w:rsidP="00C759A9">
      <w:pPr>
        <w:jc w:val="both"/>
        <w:rPr>
          <w:rFonts w:ascii="Aptos" w:hAnsi="Aptos"/>
          <w:sz w:val="24"/>
          <w:szCs w:val="24"/>
        </w:rPr>
      </w:pPr>
    </w:p>
    <w:p w14:paraId="3813D35A" w14:textId="77777777" w:rsidR="00401E10" w:rsidRPr="00175FC8" w:rsidRDefault="00401E10" w:rsidP="00C759A9">
      <w:pPr>
        <w:jc w:val="both"/>
        <w:rPr>
          <w:rFonts w:ascii="Aptos" w:hAnsi="Aptos"/>
          <w:sz w:val="24"/>
          <w:szCs w:val="24"/>
        </w:rPr>
      </w:pPr>
    </w:p>
    <w:p w14:paraId="6BA007B9" w14:textId="77777777" w:rsidR="00401E10" w:rsidRPr="00175FC8" w:rsidRDefault="00401E10" w:rsidP="00C759A9">
      <w:pPr>
        <w:jc w:val="both"/>
        <w:rPr>
          <w:rFonts w:ascii="Aptos" w:hAnsi="Aptos"/>
          <w:sz w:val="24"/>
          <w:szCs w:val="24"/>
        </w:rPr>
      </w:pPr>
    </w:p>
    <w:p w14:paraId="755530DA" w14:textId="77777777" w:rsidR="00401E10" w:rsidRPr="00175FC8" w:rsidRDefault="00401E10" w:rsidP="00C759A9">
      <w:pPr>
        <w:jc w:val="both"/>
        <w:rPr>
          <w:rFonts w:ascii="Aptos" w:hAnsi="Aptos"/>
          <w:sz w:val="24"/>
          <w:szCs w:val="24"/>
        </w:rPr>
      </w:pPr>
    </w:p>
    <w:p w14:paraId="604003B8" w14:textId="77777777" w:rsidR="00401E10" w:rsidRPr="00175FC8" w:rsidRDefault="00401E10" w:rsidP="00C759A9">
      <w:pPr>
        <w:jc w:val="both"/>
        <w:rPr>
          <w:rFonts w:ascii="Aptos" w:hAnsi="Aptos"/>
          <w:sz w:val="24"/>
          <w:szCs w:val="24"/>
        </w:rPr>
      </w:pPr>
    </w:p>
    <w:p w14:paraId="12DB92AC" w14:textId="77777777" w:rsidR="00401E10" w:rsidRPr="00175FC8" w:rsidRDefault="00401E10" w:rsidP="00C759A9">
      <w:pPr>
        <w:jc w:val="both"/>
        <w:rPr>
          <w:rFonts w:ascii="Aptos" w:hAnsi="Aptos"/>
          <w:sz w:val="24"/>
          <w:szCs w:val="24"/>
        </w:rPr>
      </w:pPr>
    </w:p>
    <w:p w14:paraId="0C968862" w14:textId="77777777" w:rsidR="00C759A9" w:rsidRPr="00175FC8" w:rsidRDefault="00C759A9" w:rsidP="00C759A9">
      <w:pPr>
        <w:jc w:val="both"/>
        <w:rPr>
          <w:rFonts w:ascii="Aptos" w:hAnsi="Aptos"/>
          <w:sz w:val="24"/>
          <w:szCs w:val="24"/>
        </w:rPr>
      </w:pPr>
      <w:r w:rsidRPr="00175FC8">
        <w:rPr>
          <w:rFonts w:ascii="Aptos" w:hAnsi="Aptos"/>
          <w:sz w:val="24"/>
          <w:szCs w:val="24"/>
        </w:rPr>
        <w:lastRenderedPageBreak/>
        <w:t>El Mtro. Luis Octavio Hernández Lara, Director General del Instituto de Pensiones del Estado, en ejercicio de las facultades que le confieren los artículos 1, 6 y 16 de la Ley General de Responsabilidades Administrativas; 13 de la Ley de Responsabilidades Administrativas para el Estado de Veracruz de Ignacio de la Llave; 3, 4, 40, 44, 45 y 46 de la Ley Orgánica del Poder Ejecutivo del Estado de Veracruz de Ignacio de la Llave; 1, 76 fracción II y 87 de la Ley 287 de Pensiones del Estado de Veracruz; así como 1, 2 y 43 del Reglamento Interior del Instituto de Pensiones del Estado, y en virtud del nombramiento de fecha cuatro de marzo de dos mil veinticinco, expedido por la Ingeniera Rocío Nahle García, Gobernadora Constitucional del Estado de Veracruz de Ignacio de la Llave;</w:t>
      </w:r>
    </w:p>
    <w:p w14:paraId="05FADE6A" w14:textId="77777777" w:rsidR="00C759A9" w:rsidRPr="00175FC8" w:rsidRDefault="00C759A9" w:rsidP="00C759A9">
      <w:pPr>
        <w:jc w:val="both"/>
        <w:rPr>
          <w:rFonts w:ascii="Aptos" w:hAnsi="Aptos"/>
          <w:sz w:val="24"/>
          <w:szCs w:val="24"/>
        </w:rPr>
      </w:pPr>
      <w:r w:rsidRPr="00175FC8">
        <w:rPr>
          <w:rFonts w:ascii="Aptos" w:hAnsi="Aptos"/>
          <w:sz w:val="24"/>
          <w:szCs w:val="24"/>
        </w:rPr>
        <w:t>En cumplimiento de lo dispuesto por el artículo cuarto transitorio del Acuerdo que emite el Código de Ética del Poder Ejecutivo del Estado de Veracruz de Ignacio de la Llave, publicado el catorce de noviembre de dos mil veinticinco en la Gaceta Oficial del Estado, número extraordinario 456, tomo II, y en concordancia con las directrices éticas contenidas en el Plan Veracruzano de Desarrollo 2025-2030;</w:t>
      </w:r>
    </w:p>
    <w:p w14:paraId="04332E93" w14:textId="77777777" w:rsidR="00C759A9" w:rsidRPr="00175FC8" w:rsidRDefault="00C759A9" w:rsidP="00C759A9">
      <w:pPr>
        <w:jc w:val="both"/>
        <w:rPr>
          <w:rFonts w:ascii="Aptos" w:hAnsi="Aptos"/>
          <w:sz w:val="24"/>
          <w:szCs w:val="24"/>
        </w:rPr>
      </w:pPr>
      <w:r w:rsidRPr="00175FC8">
        <w:rPr>
          <w:rFonts w:ascii="Aptos" w:hAnsi="Aptos"/>
          <w:sz w:val="24"/>
          <w:szCs w:val="24"/>
        </w:rPr>
        <w:t>CONSIDERANDO</w:t>
      </w:r>
    </w:p>
    <w:p w14:paraId="3A8E7B5E" w14:textId="77777777" w:rsidR="00C759A9" w:rsidRPr="00175FC8" w:rsidRDefault="00C759A9" w:rsidP="00C759A9">
      <w:pPr>
        <w:jc w:val="both"/>
        <w:rPr>
          <w:rFonts w:ascii="Aptos" w:hAnsi="Aptos"/>
          <w:sz w:val="24"/>
          <w:szCs w:val="24"/>
        </w:rPr>
      </w:pPr>
      <w:r w:rsidRPr="00175FC8">
        <w:rPr>
          <w:rFonts w:ascii="Aptos" w:hAnsi="Aptos"/>
          <w:sz w:val="24"/>
          <w:szCs w:val="24"/>
        </w:rPr>
        <w:t>Primero. Que los artículos 109, fracción III, de la Constitución Política de los Estados Unidos Mexicanos y 76 bis de la Constitución Política del Estado de Veracruz de Ignacio de la Llave disponen que las personas servidoras públicas observarán, en el desempeño de sus empleos, los principios de legalidad, honradez, lealtad, imparcialidad y eficiencia, y que el incumplimiento de dichos principios dará lugar a las sanciones administrativas que correspondan.</w:t>
      </w:r>
    </w:p>
    <w:p w14:paraId="071FA74F" w14:textId="77777777" w:rsidR="00C759A9" w:rsidRPr="00175FC8" w:rsidRDefault="00C759A9" w:rsidP="00C759A9">
      <w:pPr>
        <w:jc w:val="both"/>
        <w:rPr>
          <w:rFonts w:ascii="Aptos" w:hAnsi="Aptos"/>
          <w:sz w:val="24"/>
          <w:szCs w:val="24"/>
        </w:rPr>
      </w:pPr>
      <w:r w:rsidRPr="00175FC8">
        <w:rPr>
          <w:rFonts w:ascii="Aptos" w:hAnsi="Aptos"/>
          <w:sz w:val="24"/>
          <w:szCs w:val="24"/>
        </w:rPr>
        <w:t>Segundo. Que el Gobierno del Estado tiene la obligación de promover y garantizar una cultura ética, erradicar la corrupción en las instituciones públicas y asegurar el buen desempeño de la función gubernamental dentro de un marco de integridad pública. De igual forma, resulta indispensable evaluar de manera constante la gestión pública, a fin de incidir positivamente en la calidad de los servicios que se brindan a la población veracruzana.</w:t>
      </w:r>
    </w:p>
    <w:p w14:paraId="6462333A" w14:textId="77777777" w:rsidR="00C759A9" w:rsidRPr="00175FC8" w:rsidRDefault="00C759A9" w:rsidP="00C759A9">
      <w:pPr>
        <w:jc w:val="both"/>
        <w:rPr>
          <w:rFonts w:ascii="Aptos" w:hAnsi="Aptos"/>
          <w:sz w:val="24"/>
          <w:szCs w:val="24"/>
        </w:rPr>
      </w:pPr>
      <w:r w:rsidRPr="00175FC8">
        <w:rPr>
          <w:rFonts w:ascii="Aptos" w:hAnsi="Aptos"/>
          <w:sz w:val="24"/>
          <w:szCs w:val="24"/>
        </w:rPr>
        <w:t>Tercero. Que el catorce de noviembre de dos mil veinticinco se publicó en la Gaceta Oficial del Estado el Acuerdo por el que se emite el Código de Ética del Poder Ejecutivo del Estado de Veracruz de Ignacio de la Llave, instrumento de observancia obligatoria y aplicación general.</w:t>
      </w:r>
    </w:p>
    <w:p w14:paraId="26541462" w14:textId="77777777" w:rsidR="00C759A9" w:rsidRPr="00175FC8" w:rsidRDefault="00C759A9" w:rsidP="00C759A9">
      <w:pPr>
        <w:jc w:val="both"/>
        <w:rPr>
          <w:rFonts w:ascii="Aptos" w:hAnsi="Aptos"/>
          <w:sz w:val="24"/>
          <w:szCs w:val="24"/>
        </w:rPr>
      </w:pPr>
      <w:r w:rsidRPr="00175FC8">
        <w:rPr>
          <w:rFonts w:ascii="Aptos" w:hAnsi="Aptos"/>
          <w:sz w:val="24"/>
          <w:szCs w:val="24"/>
        </w:rPr>
        <w:t>Cuarto. Que, conforme a lo establecido en el artículo cuarto transitorio del Acuerdo referido, cada dependencia y entidad deberá actualizar o emitir su Código de Conducta en el Servicio Público dentro de un plazo no mayor a sesenta días hábiles.</w:t>
      </w:r>
    </w:p>
    <w:p w14:paraId="029EC50D" w14:textId="77777777" w:rsidR="00C759A9" w:rsidRPr="00175FC8" w:rsidRDefault="00C759A9" w:rsidP="00C759A9">
      <w:pPr>
        <w:jc w:val="both"/>
        <w:rPr>
          <w:rFonts w:ascii="Aptos" w:hAnsi="Aptos"/>
          <w:sz w:val="24"/>
          <w:szCs w:val="24"/>
        </w:rPr>
      </w:pPr>
      <w:r w:rsidRPr="00175FC8">
        <w:rPr>
          <w:rFonts w:ascii="Aptos" w:hAnsi="Aptos"/>
          <w:sz w:val="24"/>
          <w:szCs w:val="24"/>
        </w:rPr>
        <w:lastRenderedPageBreak/>
        <w:t>Quinto. Que el Instituto de Pensiones del Estado requiere contar con un instrumento actualizado que oriente la conducta de su personal, en armonía con los lineamientos emitidos por la Contraloría General del Estado.</w:t>
      </w:r>
    </w:p>
    <w:p w14:paraId="1FFA4836" w14:textId="77777777" w:rsidR="00401E10" w:rsidRPr="00175FC8" w:rsidRDefault="00C759A9" w:rsidP="00175FC8">
      <w:pPr>
        <w:jc w:val="both"/>
        <w:rPr>
          <w:rFonts w:ascii="Aptos" w:hAnsi="Aptos"/>
          <w:sz w:val="24"/>
          <w:szCs w:val="24"/>
        </w:rPr>
      </w:pPr>
      <w:r w:rsidRPr="00175FC8">
        <w:rPr>
          <w:rFonts w:ascii="Aptos" w:hAnsi="Aptos"/>
          <w:sz w:val="24"/>
          <w:szCs w:val="24"/>
        </w:rPr>
        <w:t>En virtud de lo anterior, y previa aprobación de la Contraloría General del Estado, he tenido a bien expedir el presente Código de Conducta.</w:t>
      </w:r>
    </w:p>
    <w:p w14:paraId="5FB0F3D8" w14:textId="77777777" w:rsidR="00401E10" w:rsidRPr="00175FC8" w:rsidRDefault="00401E10" w:rsidP="00CA69C1">
      <w:pPr>
        <w:spacing w:after="0"/>
        <w:jc w:val="both"/>
        <w:rPr>
          <w:rFonts w:ascii="Aptos" w:hAnsi="Aptos"/>
          <w:sz w:val="24"/>
          <w:szCs w:val="24"/>
        </w:rPr>
      </w:pPr>
    </w:p>
    <w:p w14:paraId="2287871A" w14:textId="67F6B310" w:rsidR="00A6420E" w:rsidRPr="00175FC8" w:rsidRDefault="00A6420E" w:rsidP="001E3F8E">
      <w:pPr>
        <w:spacing w:after="0"/>
        <w:jc w:val="center"/>
        <w:rPr>
          <w:rFonts w:ascii="Aptos" w:hAnsi="Aptos"/>
          <w:b/>
          <w:sz w:val="24"/>
          <w:szCs w:val="24"/>
        </w:rPr>
      </w:pPr>
      <w:r w:rsidRPr="00175FC8">
        <w:rPr>
          <w:rFonts w:ascii="Aptos" w:hAnsi="Aptos"/>
          <w:b/>
          <w:sz w:val="24"/>
          <w:szCs w:val="24"/>
        </w:rPr>
        <w:t>Objetivo, Misión</w:t>
      </w:r>
      <w:del w:id="0" w:author="7403464" w:date="2026-03-02T18:50:00Z" w16du:dateUtc="2026-03-03T00:50:00Z">
        <w:r w:rsidRPr="00175FC8" w:rsidDel="00C330BE">
          <w:rPr>
            <w:rFonts w:ascii="Aptos" w:hAnsi="Aptos"/>
            <w:b/>
            <w:sz w:val="24"/>
            <w:szCs w:val="24"/>
          </w:rPr>
          <w:delText xml:space="preserve"> y</w:delText>
        </w:r>
      </w:del>
      <w:r w:rsidRPr="00175FC8">
        <w:rPr>
          <w:rFonts w:ascii="Aptos" w:hAnsi="Aptos"/>
          <w:b/>
          <w:sz w:val="24"/>
          <w:szCs w:val="24"/>
        </w:rPr>
        <w:t xml:space="preserve"> Visión</w:t>
      </w:r>
      <w:del w:id="1" w:author="7403464" w:date="2026-03-03T18:55:00Z" w16du:dateUtc="2026-03-04T00:55:00Z">
        <w:r w:rsidRPr="00175FC8" w:rsidDel="004E322C">
          <w:rPr>
            <w:rFonts w:ascii="Aptos" w:hAnsi="Aptos"/>
            <w:b/>
            <w:sz w:val="24"/>
            <w:szCs w:val="24"/>
          </w:rPr>
          <w:delText>.</w:delText>
        </w:r>
      </w:del>
    </w:p>
    <w:p w14:paraId="4456BDEC" w14:textId="77777777" w:rsidR="00A6420E" w:rsidRPr="00175FC8" w:rsidRDefault="00A6420E" w:rsidP="00C759A9">
      <w:pPr>
        <w:pStyle w:val="Prrafodelista"/>
        <w:numPr>
          <w:ilvl w:val="0"/>
          <w:numId w:val="2"/>
        </w:numPr>
        <w:spacing w:after="0"/>
        <w:ind w:hanging="219"/>
        <w:jc w:val="both"/>
        <w:rPr>
          <w:rFonts w:ascii="Aptos" w:hAnsi="Aptos"/>
          <w:b/>
          <w:sz w:val="24"/>
          <w:szCs w:val="24"/>
        </w:rPr>
      </w:pPr>
      <w:r w:rsidRPr="00175FC8">
        <w:rPr>
          <w:rFonts w:ascii="Aptos" w:hAnsi="Aptos"/>
          <w:b/>
          <w:sz w:val="24"/>
          <w:szCs w:val="24"/>
        </w:rPr>
        <w:t>Objetivo.</w:t>
      </w:r>
    </w:p>
    <w:p w14:paraId="4EC0D988"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El presente Código de Conducta, </w:t>
      </w:r>
      <w:r w:rsidR="00C759A9" w:rsidRPr="00175FC8">
        <w:rPr>
          <w:rFonts w:ascii="Aptos" w:hAnsi="Aptos"/>
          <w:sz w:val="24"/>
          <w:szCs w:val="24"/>
        </w:rPr>
        <w:t xml:space="preserve">constituye la guía deontológica que permite al Instituto de Pensiones del Estado </w:t>
      </w:r>
      <w:r w:rsidRPr="00175FC8">
        <w:rPr>
          <w:rFonts w:ascii="Aptos" w:hAnsi="Aptos"/>
          <w:sz w:val="24"/>
          <w:szCs w:val="24"/>
        </w:rPr>
        <w:t>senta</w:t>
      </w:r>
      <w:r w:rsidR="00C759A9" w:rsidRPr="00175FC8">
        <w:rPr>
          <w:rFonts w:ascii="Aptos" w:hAnsi="Aptos"/>
          <w:sz w:val="24"/>
          <w:szCs w:val="24"/>
        </w:rPr>
        <w:t>r</w:t>
      </w:r>
      <w:r w:rsidRPr="00175FC8">
        <w:rPr>
          <w:rFonts w:ascii="Aptos" w:hAnsi="Aptos"/>
          <w:sz w:val="24"/>
          <w:szCs w:val="24"/>
        </w:rPr>
        <w:t xml:space="preserve"> las bases de cómo deben comportarse en su actuar l</w:t>
      </w:r>
      <w:r w:rsidR="00C759A9" w:rsidRPr="00175FC8">
        <w:rPr>
          <w:rFonts w:ascii="Aptos" w:hAnsi="Aptos"/>
          <w:sz w:val="24"/>
          <w:szCs w:val="24"/>
        </w:rPr>
        <w:t>as y l</w:t>
      </w:r>
      <w:r w:rsidRPr="00175FC8">
        <w:rPr>
          <w:rFonts w:ascii="Aptos" w:hAnsi="Aptos"/>
          <w:sz w:val="24"/>
          <w:szCs w:val="24"/>
        </w:rPr>
        <w:t xml:space="preserve">os servidores públicos al servicio del Instituto, reconociendo la esencia de la función pública, en cuanto al servicio a la </w:t>
      </w:r>
      <w:r w:rsidR="00C759A9" w:rsidRPr="00175FC8">
        <w:rPr>
          <w:rFonts w:ascii="Aptos" w:hAnsi="Aptos"/>
          <w:sz w:val="24"/>
          <w:szCs w:val="24"/>
        </w:rPr>
        <w:t xml:space="preserve">derechohabiencia, </w:t>
      </w:r>
      <w:r w:rsidRPr="00175FC8">
        <w:rPr>
          <w:rFonts w:ascii="Aptos" w:hAnsi="Aptos"/>
          <w:sz w:val="24"/>
          <w:szCs w:val="24"/>
        </w:rPr>
        <w:t>fomentando el trabajo en equipo y mejorando la calidad del servicio que se brinda, así como la legalidad, honradez y profesionalismo con el que se realizan las labores y funciones de este Instituto.</w:t>
      </w:r>
    </w:p>
    <w:p w14:paraId="5766053B" w14:textId="77777777" w:rsidR="00A6420E" w:rsidRPr="00175FC8" w:rsidRDefault="00A6420E" w:rsidP="00A6420E">
      <w:pPr>
        <w:spacing w:after="0"/>
        <w:ind w:left="426"/>
        <w:jc w:val="both"/>
        <w:rPr>
          <w:rFonts w:ascii="Aptos" w:hAnsi="Aptos"/>
          <w:sz w:val="24"/>
          <w:szCs w:val="24"/>
        </w:rPr>
      </w:pPr>
    </w:p>
    <w:p w14:paraId="7FE38591"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Implementar los principios, valores y reglas de integridad, establecidos en el Código de Ética, que deben ser observados en la Administración del Instituto de Pensiones del Estado, sin menoscabo del resto de la normatividad que establece la forma en que los servidores públicos deben conducirse, como lo es, entre otras, la Ley número 366 de Responsabilidades Administrativas para el Estado de Veracruz de Ignacio de la Llave. </w:t>
      </w:r>
    </w:p>
    <w:p w14:paraId="56880369" w14:textId="77777777" w:rsidR="00A6420E" w:rsidRPr="00175FC8" w:rsidRDefault="00A6420E" w:rsidP="00A6420E">
      <w:pPr>
        <w:spacing w:after="0"/>
        <w:ind w:left="426"/>
        <w:jc w:val="both"/>
        <w:rPr>
          <w:rFonts w:ascii="Aptos" w:hAnsi="Aptos"/>
          <w:sz w:val="24"/>
          <w:szCs w:val="24"/>
        </w:rPr>
      </w:pPr>
    </w:p>
    <w:p w14:paraId="3AF7B72D" w14:textId="77777777" w:rsidR="00C759A9" w:rsidRPr="00175FC8" w:rsidRDefault="00A6420E" w:rsidP="00C759A9">
      <w:pPr>
        <w:spacing w:after="0"/>
        <w:ind w:left="426"/>
        <w:jc w:val="both"/>
        <w:rPr>
          <w:rFonts w:ascii="Aptos" w:hAnsi="Aptos"/>
          <w:sz w:val="24"/>
          <w:szCs w:val="24"/>
        </w:rPr>
      </w:pPr>
      <w:r w:rsidRPr="00175FC8">
        <w:rPr>
          <w:rFonts w:ascii="Aptos" w:hAnsi="Aptos"/>
          <w:sz w:val="24"/>
          <w:szCs w:val="24"/>
        </w:rPr>
        <w:t>Por tanto, este Código de Conducta tiene por objeto presentar de forma clara, sin ambigüedad ni vaguedad, de manera enunciativa más no limitativa, la forma en cómo deben conducirse los servidores públicos en el Instituto de Pensiones del Estado.</w:t>
      </w:r>
      <w:r w:rsidR="00C759A9" w:rsidRPr="00175FC8">
        <w:rPr>
          <w:rFonts w:ascii="Aptos" w:hAnsi="Aptos"/>
          <w:sz w:val="24"/>
          <w:szCs w:val="24"/>
        </w:rPr>
        <w:t xml:space="preserve"> Cualquier acto que contravenga los Principios Rectores del Servicio Público, Valores y Reglas de Integridad, aun cuando no esté explícitamente nombrado, será sujeto de análisis por el Enlace de Ética y, en su caso, por el Órgano Interno de Control.</w:t>
      </w:r>
    </w:p>
    <w:p w14:paraId="4C3AFFA1" w14:textId="77777777" w:rsidR="00A6420E" w:rsidRPr="00175FC8" w:rsidRDefault="00A6420E" w:rsidP="00A6420E">
      <w:pPr>
        <w:spacing w:after="0"/>
        <w:ind w:left="426"/>
        <w:jc w:val="both"/>
        <w:rPr>
          <w:rFonts w:ascii="Aptos" w:hAnsi="Aptos"/>
          <w:sz w:val="24"/>
          <w:szCs w:val="24"/>
        </w:rPr>
      </w:pPr>
    </w:p>
    <w:p w14:paraId="0E6DABDE" w14:textId="77777777" w:rsidR="00A6420E" w:rsidRPr="00175FC8" w:rsidRDefault="00A6420E" w:rsidP="00C759A9">
      <w:pPr>
        <w:pStyle w:val="Prrafodelista"/>
        <w:numPr>
          <w:ilvl w:val="0"/>
          <w:numId w:val="2"/>
        </w:numPr>
        <w:spacing w:after="0"/>
        <w:ind w:hanging="219"/>
        <w:jc w:val="both"/>
        <w:rPr>
          <w:rFonts w:ascii="Aptos" w:hAnsi="Aptos"/>
          <w:b/>
          <w:sz w:val="24"/>
          <w:szCs w:val="24"/>
        </w:rPr>
      </w:pPr>
      <w:r w:rsidRPr="00175FC8">
        <w:rPr>
          <w:rFonts w:ascii="Aptos" w:hAnsi="Aptos"/>
          <w:b/>
          <w:sz w:val="24"/>
          <w:szCs w:val="24"/>
        </w:rPr>
        <w:t>Misión.</w:t>
      </w:r>
    </w:p>
    <w:p w14:paraId="2067181A" w14:textId="77777777" w:rsidR="00A6420E" w:rsidRPr="00175FC8" w:rsidRDefault="00A6420E" w:rsidP="00C759A9">
      <w:pPr>
        <w:ind w:left="426"/>
        <w:jc w:val="both"/>
        <w:rPr>
          <w:rFonts w:ascii="Aptos" w:hAnsi="Aptos"/>
          <w:sz w:val="24"/>
          <w:szCs w:val="24"/>
          <w:shd w:val="clear" w:color="auto" w:fill="FFFFFF"/>
        </w:rPr>
      </w:pPr>
      <w:r w:rsidRPr="00175FC8">
        <w:rPr>
          <w:rFonts w:ascii="Aptos" w:hAnsi="Aptos"/>
          <w:sz w:val="24"/>
          <w:szCs w:val="24"/>
          <w:shd w:val="clear" w:color="auto" w:fill="FFFFFF"/>
        </w:rPr>
        <w:t>“Ser un Instituto de Seguridad Social, que garantice el cumplimiento del pago de pensiones, jubilaciones y demás prestaciones institucionales a sus pensionistas y derechohabientes, al amparo de los principios constitucionales, legales y de valores éticos que rigen el servicio público”.</w:t>
      </w:r>
    </w:p>
    <w:p w14:paraId="2E14569E" w14:textId="77777777" w:rsidR="00A6420E" w:rsidRPr="00175FC8" w:rsidRDefault="00A6420E" w:rsidP="00C759A9">
      <w:pPr>
        <w:pStyle w:val="Prrafodelista"/>
        <w:numPr>
          <w:ilvl w:val="0"/>
          <w:numId w:val="2"/>
        </w:numPr>
        <w:spacing w:after="0"/>
        <w:ind w:hanging="77"/>
        <w:jc w:val="both"/>
        <w:rPr>
          <w:rFonts w:ascii="Aptos" w:hAnsi="Aptos"/>
          <w:b/>
          <w:sz w:val="24"/>
          <w:szCs w:val="24"/>
        </w:rPr>
      </w:pPr>
      <w:r w:rsidRPr="00175FC8">
        <w:rPr>
          <w:rFonts w:ascii="Aptos" w:hAnsi="Aptos"/>
          <w:b/>
          <w:sz w:val="24"/>
          <w:szCs w:val="24"/>
        </w:rPr>
        <w:t>Visión.</w:t>
      </w:r>
    </w:p>
    <w:p w14:paraId="5D4BB593"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“Fortalecer la Seguridad Social, brindando una atención con calidez y ética de servicio a derechohabientes, manteniendo el sistema solidario y saneando las </w:t>
      </w:r>
      <w:r w:rsidRPr="00175FC8">
        <w:rPr>
          <w:rFonts w:ascii="Aptos" w:hAnsi="Aptos"/>
          <w:sz w:val="24"/>
          <w:szCs w:val="24"/>
        </w:rPr>
        <w:lastRenderedPageBreak/>
        <w:t>finanzas del Instituto, para eficientar los pagos, aportando a la calidad de vida de sus afiliados y a la gobernabilidad y paz en el Estado de Veracruz”.</w:t>
      </w:r>
    </w:p>
    <w:p w14:paraId="3C81C1DD" w14:textId="77777777" w:rsidR="00A6420E" w:rsidRPr="00175FC8" w:rsidRDefault="00A6420E" w:rsidP="00A6420E">
      <w:pPr>
        <w:spacing w:after="0"/>
        <w:ind w:left="426"/>
        <w:jc w:val="both"/>
        <w:rPr>
          <w:rFonts w:ascii="Aptos" w:hAnsi="Aptos"/>
          <w:sz w:val="24"/>
          <w:szCs w:val="24"/>
        </w:rPr>
      </w:pPr>
    </w:p>
    <w:p w14:paraId="58F6FF9E" w14:textId="17F158B1" w:rsidR="00A6420E" w:rsidRPr="00175FC8" w:rsidDel="004E322C" w:rsidRDefault="001E3F8E" w:rsidP="00A6420E">
      <w:pPr>
        <w:pStyle w:val="Prrafodelista"/>
        <w:numPr>
          <w:ilvl w:val="0"/>
          <w:numId w:val="2"/>
        </w:numPr>
        <w:spacing w:after="0"/>
        <w:jc w:val="both"/>
        <w:rPr>
          <w:del w:id="2" w:author="7403464" w:date="2026-03-03T18:55:00Z" w16du:dateUtc="2026-03-04T00:55:00Z"/>
          <w:rFonts w:ascii="Aptos" w:hAnsi="Aptos"/>
          <w:b/>
          <w:sz w:val="24"/>
          <w:szCs w:val="24"/>
        </w:rPr>
      </w:pPr>
      <w:del w:id="3" w:author="7403464" w:date="2026-03-03T18:55:00Z" w16du:dateUtc="2026-03-04T00:55:00Z">
        <w:r w:rsidRPr="00175FC8" w:rsidDel="004E322C">
          <w:rPr>
            <w:rFonts w:ascii="Aptos" w:hAnsi="Aptos"/>
            <w:b/>
            <w:sz w:val="24"/>
            <w:szCs w:val="24"/>
          </w:rPr>
          <w:delText>Filosofía</w:delText>
        </w:r>
        <w:r w:rsidR="00A6420E" w:rsidRPr="00175FC8" w:rsidDel="004E322C">
          <w:rPr>
            <w:rFonts w:ascii="Aptos" w:hAnsi="Aptos"/>
            <w:b/>
            <w:sz w:val="24"/>
            <w:szCs w:val="24"/>
          </w:rPr>
          <w:delText>.</w:delText>
        </w:r>
      </w:del>
    </w:p>
    <w:p w14:paraId="16B9436B" w14:textId="3A1CEF96" w:rsidR="00A6420E" w:rsidRPr="00175FC8" w:rsidDel="004E322C" w:rsidRDefault="00A6420E" w:rsidP="00A6420E">
      <w:pPr>
        <w:spacing w:after="0"/>
        <w:ind w:left="426"/>
        <w:jc w:val="both"/>
        <w:rPr>
          <w:del w:id="4" w:author="7403464" w:date="2026-03-03T18:55:00Z" w16du:dateUtc="2026-03-04T00:55:00Z"/>
          <w:rFonts w:ascii="Aptos" w:hAnsi="Aptos"/>
          <w:bCs/>
          <w:sz w:val="24"/>
          <w:szCs w:val="24"/>
        </w:rPr>
      </w:pPr>
      <w:del w:id="5" w:author="7403464" w:date="2026-03-03T18:55:00Z" w16du:dateUtc="2026-03-04T00:55:00Z">
        <w:r w:rsidRPr="00175FC8" w:rsidDel="004E322C">
          <w:rPr>
            <w:rFonts w:ascii="Aptos" w:hAnsi="Aptos"/>
            <w:bCs/>
            <w:sz w:val="24"/>
            <w:szCs w:val="24"/>
          </w:rPr>
          <w:delText>“Sentido Humano- Ser conscientes de nuestra labor, poner al servicio de los derechohabientes y de</w:delText>
        </w:r>
      </w:del>
      <w:del w:id="6" w:author="7403464" w:date="2026-03-02T18:55:00Z" w16du:dateUtc="2026-03-03T00:55:00Z">
        <w:r w:rsidRPr="00175FC8" w:rsidDel="00C330BE">
          <w:rPr>
            <w:rFonts w:ascii="Aptos" w:hAnsi="Aptos"/>
            <w:bCs/>
            <w:sz w:val="24"/>
            <w:szCs w:val="24"/>
          </w:rPr>
          <w:delText xml:space="preserve"> </w:delText>
        </w:r>
      </w:del>
      <w:del w:id="7" w:author="7403464" w:date="2026-03-02T18:54:00Z" w16du:dateUtc="2026-03-03T00:54:00Z">
        <w:r w:rsidRPr="00175FC8" w:rsidDel="00C330BE">
          <w:rPr>
            <w:rFonts w:ascii="Aptos" w:hAnsi="Aptos"/>
            <w:bCs/>
            <w:sz w:val="24"/>
            <w:szCs w:val="24"/>
          </w:rPr>
          <w:delText>nuestros c</w:delText>
        </w:r>
      </w:del>
      <w:del w:id="8" w:author="7403464" w:date="2026-03-02T18:55:00Z" w16du:dateUtc="2026-03-03T00:55:00Z">
        <w:r w:rsidRPr="00175FC8" w:rsidDel="00C330BE">
          <w:rPr>
            <w:rFonts w:ascii="Aptos" w:hAnsi="Aptos"/>
            <w:bCs/>
            <w:sz w:val="24"/>
            <w:szCs w:val="24"/>
          </w:rPr>
          <w:delText xml:space="preserve">ompañeros trabajadores </w:delText>
        </w:r>
      </w:del>
      <w:del w:id="9" w:author="7403464" w:date="2026-03-03T18:55:00Z" w16du:dateUtc="2026-03-04T00:55:00Z">
        <w:r w:rsidRPr="00175FC8" w:rsidDel="004E322C">
          <w:rPr>
            <w:rFonts w:ascii="Aptos" w:hAnsi="Aptos"/>
            <w:bCs/>
            <w:sz w:val="24"/>
            <w:szCs w:val="24"/>
          </w:rPr>
          <w:delText>nuestro talento personal y excelencia profesional.</w:delText>
        </w:r>
      </w:del>
    </w:p>
    <w:p w14:paraId="5C5C0C61" w14:textId="02D6E1F6" w:rsidR="00A6420E" w:rsidRPr="00175FC8" w:rsidDel="004E322C" w:rsidRDefault="00A6420E" w:rsidP="00A6420E">
      <w:pPr>
        <w:spacing w:after="0"/>
        <w:ind w:left="426"/>
        <w:jc w:val="both"/>
        <w:rPr>
          <w:del w:id="10" w:author="7403464" w:date="2026-03-03T18:55:00Z" w16du:dateUtc="2026-03-04T00:55:00Z"/>
          <w:rFonts w:ascii="Aptos" w:hAnsi="Aptos"/>
          <w:bCs/>
          <w:sz w:val="24"/>
          <w:szCs w:val="24"/>
        </w:rPr>
      </w:pPr>
      <w:del w:id="11" w:author="7403464" w:date="2026-03-03T18:55:00Z" w16du:dateUtc="2026-03-04T00:55:00Z">
        <w:r w:rsidRPr="00175FC8" w:rsidDel="004E322C">
          <w:rPr>
            <w:rFonts w:ascii="Aptos" w:hAnsi="Aptos"/>
            <w:bCs/>
            <w:sz w:val="24"/>
            <w:szCs w:val="24"/>
          </w:rPr>
          <w:delText>Integridad- Preservar la coherencia, congruencia, unidad y entereza entre el pensar, el decir y el hacer.</w:delText>
        </w:r>
      </w:del>
    </w:p>
    <w:p w14:paraId="5253BB08" w14:textId="15372215" w:rsidR="00A6420E" w:rsidRPr="00175FC8" w:rsidDel="004E322C" w:rsidRDefault="00A6420E" w:rsidP="00A6420E">
      <w:pPr>
        <w:spacing w:after="0"/>
        <w:ind w:left="426"/>
        <w:jc w:val="both"/>
        <w:rPr>
          <w:del w:id="12" w:author="7403464" w:date="2026-03-03T18:55:00Z" w16du:dateUtc="2026-03-04T00:55:00Z"/>
          <w:rFonts w:ascii="Aptos" w:hAnsi="Aptos"/>
          <w:bCs/>
          <w:sz w:val="24"/>
          <w:szCs w:val="24"/>
        </w:rPr>
      </w:pPr>
      <w:del w:id="13" w:author="7403464" w:date="2026-03-03T18:55:00Z" w16du:dateUtc="2026-03-04T00:55:00Z">
        <w:r w:rsidRPr="00175FC8" w:rsidDel="004E322C">
          <w:rPr>
            <w:rFonts w:ascii="Aptos" w:hAnsi="Aptos"/>
            <w:bCs/>
            <w:sz w:val="24"/>
            <w:szCs w:val="24"/>
          </w:rPr>
          <w:delText>Transparencia- Ofrecer información pertinente, oportuna, verificable, actualizada y accesible a la población en general, referente al instituto de acuerdo a la normatividad correspondiente”.</w:delText>
        </w:r>
      </w:del>
    </w:p>
    <w:p w14:paraId="713AFAEB" w14:textId="77777777" w:rsidR="00401E10" w:rsidRPr="00175FC8" w:rsidRDefault="00401E10" w:rsidP="00CA69C1">
      <w:pPr>
        <w:jc w:val="both"/>
        <w:rPr>
          <w:rFonts w:ascii="Aptos" w:hAnsi="Aptos"/>
          <w:sz w:val="24"/>
          <w:szCs w:val="24"/>
        </w:rPr>
      </w:pPr>
    </w:p>
    <w:p w14:paraId="7EB9017A" w14:textId="77777777" w:rsidR="00FD68F7" w:rsidRPr="00175FC8" w:rsidRDefault="00FD68F7" w:rsidP="001E3F8E">
      <w:pPr>
        <w:spacing w:after="0"/>
        <w:jc w:val="center"/>
        <w:rPr>
          <w:rFonts w:ascii="Aptos" w:hAnsi="Aptos"/>
          <w:b/>
          <w:sz w:val="24"/>
          <w:szCs w:val="24"/>
        </w:rPr>
      </w:pPr>
      <w:r w:rsidRPr="00175FC8">
        <w:rPr>
          <w:rFonts w:ascii="Aptos" w:hAnsi="Aptos"/>
          <w:b/>
          <w:sz w:val="24"/>
          <w:szCs w:val="24"/>
        </w:rPr>
        <w:t>CÓDIGO DE CONDUCTA DEL INSTITUTO DE PENSIONES DEL ESTADO DE VERACRUZ DE IGNACIO DE LA LLAVE.</w:t>
      </w:r>
    </w:p>
    <w:p w14:paraId="1A7AAC1E" w14:textId="77777777" w:rsidR="00401E10" w:rsidRPr="00175FC8" w:rsidRDefault="00401E10" w:rsidP="001E3F8E">
      <w:pPr>
        <w:spacing w:after="0"/>
        <w:jc w:val="center"/>
        <w:rPr>
          <w:rFonts w:ascii="Aptos" w:hAnsi="Aptos"/>
          <w:b/>
          <w:sz w:val="24"/>
          <w:szCs w:val="24"/>
        </w:rPr>
      </w:pPr>
    </w:p>
    <w:p w14:paraId="6F29CC0B" w14:textId="77777777" w:rsidR="00FD68F7" w:rsidRPr="00175FC8" w:rsidRDefault="00FD68F7" w:rsidP="00401E10">
      <w:pPr>
        <w:spacing w:after="0"/>
        <w:jc w:val="center"/>
        <w:rPr>
          <w:rFonts w:ascii="Aptos" w:hAnsi="Aptos"/>
          <w:b/>
          <w:sz w:val="24"/>
          <w:szCs w:val="24"/>
        </w:rPr>
      </w:pPr>
      <w:r w:rsidRPr="00175FC8">
        <w:rPr>
          <w:rFonts w:ascii="Aptos" w:hAnsi="Aptos"/>
          <w:b/>
          <w:sz w:val="24"/>
          <w:szCs w:val="24"/>
        </w:rPr>
        <w:t>CAPÍTULO I</w:t>
      </w:r>
    </w:p>
    <w:p w14:paraId="3185B756" w14:textId="77777777" w:rsidR="00A6420E" w:rsidRPr="00175FC8" w:rsidRDefault="00FD68F7" w:rsidP="00401E10">
      <w:pPr>
        <w:spacing w:after="0"/>
        <w:jc w:val="center"/>
        <w:rPr>
          <w:rFonts w:ascii="Aptos" w:hAnsi="Aptos"/>
          <w:b/>
          <w:sz w:val="24"/>
          <w:szCs w:val="24"/>
        </w:rPr>
      </w:pPr>
      <w:r w:rsidRPr="00175FC8">
        <w:rPr>
          <w:rFonts w:ascii="Aptos" w:hAnsi="Aptos"/>
          <w:b/>
          <w:sz w:val="24"/>
          <w:szCs w:val="24"/>
        </w:rPr>
        <w:t>DISPOSICIONES GENERALES</w:t>
      </w:r>
    </w:p>
    <w:p w14:paraId="71D72319" w14:textId="77777777" w:rsidR="00401E10" w:rsidRPr="00175FC8" w:rsidRDefault="00401E10" w:rsidP="00401E10">
      <w:pPr>
        <w:spacing w:after="0"/>
        <w:jc w:val="center"/>
        <w:rPr>
          <w:rFonts w:ascii="Aptos" w:hAnsi="Aptos"/>
          <w:b/>
          <w:sz w:val="24"/>
          <w:szCs w:val="24"/>
        </w:rPr>
      </w:pPr>
    </w:p>
    <w:p w14:paraId="656A7383" w14:textId="77777777" w:rsidR="00FD68F7" w:rsidRPr="00175FC8" w:rsidRDefault="00FD68F7" w:rsidP="00CA69C1">
      <w:pPr>
        <w:jc w:val="both"/>
        <w:rPr>
          <w:rFonts w:ascii="Aptos" w:hAnsi="Aptos"/>
          <w:sz w:val="24"/>
          <w:szCs w:val="24"/>
        </w:rPr>
      </w:pPr>
      <w:r w:rsidRPr="00175FC8">
        <w:rPr>
          <w:rFonts w:ascii="Aptos" w:hAnsi="Aptos"/>
          <w:sz w:val="24"/>
          <w:szCs w:val="24"/>
        </w:rPr>
        <w:t xml:space="preserve">Artículo 1. Objeto. El presente Código de Conducta es de observancia obligatoria y </w:t>
      </w:r>
      <w:r w:rsidR="00A6420E" w:rsidRPr="00175FC8">
        <w:rPr>
          <w:rFonts w:ascii="Aptos" w:hAnsi="Aptos"/>
          <w:sz w:val="24"/>
          <w:szCs w:val="24"/>
        </w:rPr>
        <w:t xml:space="preserve">de </w:t>
      </w:r>
      <w:r w:rsidRPr="00175FC8">
        <w:rPr>
          <w:rFonts w:ascii="Aptos" w:hAnsi="Aptos"/>
          <w:sz w:val="24"/>
          <w:szCs w:val="24"/>
        </w:rPr>
        <w:t xml:space="preserve">aplicación general para todas las personas servidoras públicas que integran el Instituto de Pensiones del Estado de Veracruz, sin importar su nivel jerárquico o forma de contratación, aterrizando los principios, valores y reglas de integridad contenidos en el Código de Ética del Poder Ejecutivo del Estado de Veracruz, publicado el 14 de noviembre de 2025, a la misión, visión </w:t>
      </w:r>
      <w:r w:rsidR="00A6420E" w:rsidRPr="00175FC8">
        <w:rPr>
          <w:rFonts w:ascii="Aptos" w:hAnsi="Aptos"/>
          <w:sz w:val="24"/>
          <w:szCs w:val="24"/>
        </w:rPr>
        <w:t xml:space="preserve">, filosofía </w:t>
      </w:r>
      <w:r w:rsidRPr="00175FC8">
        <w:rPr>
          <w:rFonts w:ascii="Aptos" w:hAnsi="Aptos"/>
          <w:sz w:val="24"/>
          <w:szCs w:val="24"/>
        </w:rPr>
        <w:t>y atribuciones propias de este Instituto.</w:t>
      </w:r>
    </w:p>
    <w:p w14:paraId="3FDE4520" w14:textId="77777777" w:rsidR="00FD68F7" w:rsidRPr="00175FC8" w:rsidRDefault="00FD68F7" w:rsidP="00CA69C1">
      <w:pPr>
        <w:jc w:val="both"/>
        <w:rPr>
          <w:rFonts w:ascii="Aptos" w:hAnsi="Aptos"/>
          <w:sz w:val="24"/>
          <w:szCs w:val="24"/>
        </w:rPr>
      </w:pPr>
      <w:r w:rsidRPr="00175FC8">
        <w:rPr>
          <w:rFonts w:ascii="Aptos" w:hAnsi="Aptos"/>
          <w:sz w:val="24"/>
          <w:szCs w:val="24"/>
        </w:rPr>
        <w:t>Artículo 2. Lenguaje Incluyente y No Sexista. El lenguaje empleado en la redacción del presente Código no busca generar desigualdades ni marcar diferencias entre mujeres y hombres, por lo que las referencias o alusiones hechas hacia un género en particular, se entienden hechas a todas las personas sin distinción alguna, de conformidad con la política de igualdad y no discriminación del Estado.</w:t>
      </w:r>
    </w:p>
    <w:p w14:paraId="4D0EC2FA" w14:textId="77777777" w:rsidR="00FD68F7" w:rsidRPr="00175FC8" w:rsidRDefault="00FD68F7" w:rsidP="005D0516">
      <w:pPr>
        <w:jc w:val="both"/>
        <w:rPr>
          <w:rFonts w:ascii="Aptos" w:hAnsi="Aptos"/>
          <w:sz w:val="24"/>
          <w:szCs w:val="24"/>
        </w:rPr>
      </w:pPr>
      <w:r w:rsidRPr="00175FC8">
        <w:rPr>
          <w:rFonts w:ascii="Aptos" w:hAnsi="Aptos"/>
          <w:sz w:val="24"/>
          <w:szCs w:val="24"/>
        </w:rPr>
        <w:t>Artículo 3.</w:t>
      </w:r>
      <w:r w:rsidR="001E3F8E" w:rsidRPr="00175FC8">
        <w:rPr>
          <w:rFonts w:ascii="Aptos" w:hAnsi="Aptos"/>
          <w:sz w:val="24"/>
          <w:szCs w:val="24"/>
        </w:rPr>
        <w:t xml:space="preserve"> L</w:t>
      </w:r>
      <w:r w:rsidR="005D0516" w:rsidRPr="00175FC8">
        <w:rPr>
          <w:rFonts w:ascii="Aptos" w:hAnsi="Aptos"/>
          <w:sz w:val="24"/>
          <w:szCs w:val="24"/>
        </w:rPr>
        <w:t>os servidores públicos del Instituto de Pensiones no solo están obligados al acatamiento de las disposiciones del presente Código de Conducta, sino también deben mantener el compromiso de, en caso de conocer posibles faltas o incumplimientos al mismo por parte de algún otro servidor público, presentar la denuncia ante la instancia correspondiente.</w:t>
      </w:r>
    </w:p>
    <w:p w14:paraId="4A5ACF4E" w14:textId="77777777" w:rsidR="00B12D6A" w:rsidRPr="00175FC8" w:rsidRDefault="00B12D6A" w:rsidP="00CA69C1">
      <w:pPr>
        <w:jc w:val="both"/>
        <w:rPr>
          <w:rFonts w:ascii="Aptos" w:hAnsi="Aptos"/>
          <w:sz w:val="24"/>
          <w:szCs w:val="24"/>
        </w:rPr>
      </w:pPr>
      <w:r w:rsidRPr="00175FC8">
        <w:rPr>
          <w:rFonts w:ascii="Aptos" w:hAnsi="Aptos"/>
          <w:sz w:val="24"/>
          <w:szCs w:val="24"/>
        </w:rPr>
        <w:t>Artículo 4. Para los efectos del presente Código de Conducta, se entenderá por:</w:t>
      </w:r>
    </w:p>
    <w:p w14:paraId="18CFBF0D" w14:textId="77777777" w:rsidR="00A6420E" w:rsidRPr="00175FC8" w:rsidRDefault="00B12D6A" w:rsidP="00CA69C1">
      <w:pPr>
        <w:jc w:val="both"/>
        <w:rPr>
          <w:rFonts w:ascii="Aptos" w:hAnsi="Aptos"/>
          <w:sz w:val="24"/>
          <w:szCs w:val="24"/>
        </w:rPr>
      </w:pPr>
      <w:r w:rsidRPr="00175FC8">
        <w:rPr>
          <w:rFonts w:ascii="Aptos" w:hAnsi="Aptos"/>
          <w:sz w:val="24"/>
          <w:szCs w:val="24"/>
        </w:rPr>
        <w:lastRenderedPageBreak/>
        <w:t xml:space="preserve">I. </w:t>
      </w:r>
      <w:r w:rsidR="00A6420E" w:rsidRPr="00175FC8">
        <w:rPr>
          <w:rFonts w:ascii="Aptos" w:hAnsi="Aptos"/>
          <w:sz w:val="24"/>
          <w:szCs w:val="24"/>
        </w:rPr>
        <w:t>Carta compromiso: Es el instrumento a través del cual la o el servidor público manifiesta su voluntad de adherirse a los principios, valores y reglas de integridad contenidas en el Código de Ética de los Servidores Públicos del Poder Ejecutivo del Estado de Veracruz y del Presente Código  Conducta, de desempeñar el ejercicio de su actividad pública que le ha sido encomendado, con estricta observancia de estos, decretando conocer sus alcances y las responsabilidades administrativas en las que puede incurrir en caso de la inobservancia de dichos Códigos;</w:t>
      </w:r>
    </w:p>
    <w:p w14:paraId="74E115C9" w14:textId="77777777" w:rsidR="00B12D6A" w:rsidRPr="00175FC8" w:rsidRDefault="00A6420E" w:rsidP="00CA69C1">
      <w:pPr>
        <w:jc w:val="both"/>
        <w:rPr>
          <w:rFonts w:ascii="Aptos" w:hAnsi="Aptos"/>
          <w:sz w:val="24"/>
          <w:szCs w:val="24"/>
        </w:rPr>
      </w:pPr>
      <w:r w:rsidRPr="00175FC8">
        <w:rPr>
          <w:rFonts w:ascii="Aptos" w:hAnsi="Aptos"/>
          <w:sz w:val="24"/>
          <w:szCs w:val="24"/>
        </w:rPr>
        <w:t xml:space="preserve">II. </w:t>
      </w:r>
      <w:r w:rsidR="00B12D6A" w:rsidRPr="00175FC8">
        <w:rPr>
          <w:rFonts w:ascii="Aptos" w:hAnsi="Aptos"/>
          <w:sz w:val="24"/>
          <w:szCs w:val="24"/>
        </w:rPr>
        <w:t>Código de Ética: El Código de Ética del Poder Ejecutivo del Estado de Veracruz de Ignacio de la Llave, publicado el 14 de noviembre de 2025;</w:t>
      </w:r>
    </w:p>
    <w:p w14:paraId="7A0DA578" w14:textId="77777777" w:rsidR="00B12D6A" w:rsidRPr="00175FC8" w:rsidRDefault="00A6420E" w:rsidP="00CA69C1">
      <w:pPr>
        <w:jc w:val="both"/>
        <w:rPr>
          <w:rFonts w:ascii="Aptos" w:hAnsi="Aptos"/>
          <w:sz w:val="24"/>
          <w:szCs w:val="24"/>
        </w:rPr>
      </w:pPr>
      <w:r w:rsidRPr="00175FC8">
        <w:rPr>
          <w:rFonts w:ascii="Aptos" w:hAnsi="Aptos"/>
          <w:sz w:val="24"/>
          <w:szCs w:val="24"/>
        </w:rPr>
        <w:t>I</w:t>
      </w:r>
      <w:r w:rsidR="00B12D6A" w:rsidRPr="00175FC8">
        <w:rPr>
          <w:rFonts w:ascii="Aptos" w:hAnsi="Aptos"/>
          <w:sz w:val="24"/>
          <w:szCs w:val="24"/>
        </w:rPr>
        <w:t>II. Código de Conducta: El presente instrumento deontológico que especifica la forma en que las personas servidoras públicas del Instituto de Pensiones del Estado aplicarán los Principios Rectores, Valores y Reglas de Integridad en el ejercicio de sus funciones;</w:t>
      </w:r>
    </w:p>
    <w:p w14:paraId="7891EAB2" w14:textId="77777777" w:rsidR="00B12D6A" w:rsidRPr="00175FC8" w:rsidRDefault="00A6420E" w:rsidP="00CA69C1">
      <w:pPr>
        <w:jc w:val="both"/>
        <w:rPr>
          <w:rFonts w:ascii="Aptos" w:hAnsi="Aptos"/>
          <w:sz w:val="24"/>
          <w:szCs w:val="24"/>
        </w:rPr>
      </w:pPr>
      <w:r w:rsidRPr="00175FC8">
        <w:rPr>
          <w:rFonts w:ascii="Aptos" w:hAnsi="Aptos"/>
          <w:sz w:val="24"/>
          <w:szCs w:val="24"/>
        </w:rPr>
        <w:t>IV</w:t>
      </w:r>
      <w:r w:rsidR="00B12D6A" w:rsidRPr="00175FC8">
        <w:rPr>
          <w:rFonts w:ascii="Aptos" w:hAnsi="Aptos"/>
          <w:sz w:val="24"/>
          <w:szCs w:val="24"/>
        </w:rPr>
        <w:t>. Conflicto de Interés: La posible afectación del desempeño imparcial y objetivo de las funciones de las personas servidoras públicas del IPE, al encontrarse bajo la influencia de intereses personales, familiares o de negocios;</w:t>
      </w:r>
    </w:p>
    <w:p w14:paraId="10E5A37B" w14:textId="77777777" w:rsidR="00B12D6A" w:rsidRPr="00175FC8" w:rsidRDefault="00B12D6A" w:rsidP="00CA69C1">
      <w:pPr>
        <w:jc w:val="both"/>
        <w:rPr>
          <w:rFonts w:ascii="Aptos" w:hAnsi="Aptos"/>
          <w:sz w:val="24"/>
          <w:szCs w:val="24"/>
        </w:rPr>
      </w:pPr>
      <w:r w:rsidRPr="00175FC8">
        <w:rPr>
          <w:rFonts w:ascii="Aptos" w:hAnsi="Aptos"/>
          <w:sz w:val="24"/>
          <w:szCs w:val="24"/>
        </w:rPr>
        <w:t>V. Contraloría: La Contraloría General del Estado de Veracruz de Ignacio de la Llave;</w:t>
      </w:r>
    </w:p>
    <w:p w14:paraId="54BD600D" w14:textId="646A4F4F" w:rsidR="00B12D6A" w:rsidRPr="00175FC8" w:rsidRDefault="00B12D6A" w:rsidP="00CA69C1">
      <w:pPr>
        <w:jc w:val="both"/>
        <w:rPr>
          <w:rFonts w:ascii="Aptos" w:hAnsi="Aptos"/>
          <w:sz w:val="24"/>
          <w:szCs w:val="24"/>
        </w:rPr>
      </w:pPr>
      <w:r w:rsidRPr="00175FC8">
        <w:rPr>
          <w:rFonts w:ascii="Aptos" w:hAnsi="Aptos"/>
          <w:sz w:val="24"/>
          <w:szCs w:val="24"/>
        </w:rPr>
        <w:t>V</w:t>
      </w:r>
      <w:r w:rsidR="00A6420E" w:rsidRPr="00175FC8">
        <w:rPr>
          <w:rFonts w:ascii="Aptos" w:hAnsi="Aptos"/>
          <w:sz w:val="24"/>
          <w:szCs w:val="24"/>
        </w:rPr>
        <w:t>I</w:t>
      </w:r>
      <w:r w:rsidRPr="00175FC8">
        <w:rPr>
          <w:rFonts w:ascii="Aptos" w:hAnsi="Aptos"/>
          <w:sz w:val="24"/>
          <w:szCs w:val="24"/>
        </w:rPr>
        <w:t>. Derechohabiencia: Las y los trabajadores en activo, pensionistas</w:t>
      </w:r>
      <w:ins w:id="14" w:author="7403464" w:date="2026-03-02T18:57:00Z" w16du:dateUtc="2026-03-03T00:57:00Z">
        <w:r w:rsidR="00C330BE">
          <w:rPr>
            <w:rFonts w:ascii="Aptos" w:hAnsi="Aptos"/>
            <w:sz w:val="24"/>
            <w:szCs w:val="24"/>
          </w:rPr>
          <w:t xml:space="preserve">, jubiladas </w:t>
        </w:r>
      </w:ins>
      <w:del w:id="15" w:author="7403464" w:date="2026-03-02T18:57:00Z" w16du:dateUtc="2026-03-03T00:57:00Z">
        <w:r w:rsidRPr="00175FC8" w:rsidDel="00C330BE">
          <w:rPr>
            <w:rFonts w:ascii="Aptos" w:hAnsi="Aptos"/>
            <w:sz w:val="24"/>
            <w:szCs w:val="24"/>
          </w:rPr>
          <w:delText xml:space="preserve"> </w:delText>
        </w:r>
      </w:del>
      <w:r w:rsidRPr="00175FC8">
        <w:rPr>
          <w:rFonts w:ascii="Aptos" w:hAnsi="Aptos"/>
          <w:sz w:val="24"/>
          <w:szCs w:val="24"/>
        </w:rPr>
        <w:t>y jubilados que reciben servicios y prestaciones por parte del Instituto;</w:t>
      </w:r>
    </w:p>
    <w:p w14:paraId="001ABFAC" w14:textId="77777777" w:rsidR="00B12D6A" w:rsidRPr="00175FC8" w:rsidRDefault="00B12D6A" w:rsidP="00CA69C1">
      <w:pPr>
        <w:jc w:val="both"/>
        <w:rPr>
          <w:rFonts w:ascii="Aptos" w:hAnsi="Aptos"/>
          <w:sz w:val="24"/>
          <w:szCs w:val="24"/>
        </w:rPr>
      </w:pPr>
      <w:r w:rsidRPr="00175FC8">
        <w:rPr>
          <w:rFonts w:ascii="Aptos" w:hAnsi="Aptos"/>
          <w:sz w:val="24"/>
          <w:szCs w:val="24"/>
        </w:rPr>
        <w:t>VI</w:t>
      </w:r>
      <w:r w:rsidR="00A6420E" w:rsidRPr="00175FC8">
        <w:rPr>
          <w:rFonts w:ascii="Aptos" w:hAnsi="Aptos"/>
          <w:sz w:val="24"/>
          <w:szCs w:val="24"/>
        </w:rPr>
        <w:t>I</w:t>
      </w:r>
      <w:r w:rsidRPr="00175FC8">
        <w:rPr>
          <w:rFonts w:ascii="Aptos" w:hAnsi="Aptos"/>
          <w:sz w:val="24"/>
          <w:szCs w:val="24"/>
        </w:rPr>
        <w:t>. Enlace de Ética: La persona servidora pública designada en el IPE para promover la integridad y fungir como contacto con la Contraloría General del Estado en materia de ética;</w:t>
      </w:r>
    </w:p>
    <w:p w14:paraId="1D37E102" w14:textId="77777777" w:rsidR="00B12D6A" w:rsidRPr="00175FC8" w:rsidRDefault="00B12D6A" w:rsidP="00CA69C1">
      <w:pPr>
        <w:jc w:val="both"/>
        <w:rPr>
          <w:rFonts w:ascii="Aptos" w:hAnsi="Aptos"/>
          <w:sz w:val="24"/>
          <w:szCs w:val="24"/>
        </w:rPr>
      </w:pPr>
      <w:r w:rsidRPr="00175FC8">
        <w:rPr>
          <w:rFonts w:ascii="Aptos" w:hAnsi="Aptos"/>
          <w:sz w:val="24"/>
          <w:szCs w:val="24"/>
        </w:rPr>
        <w:t>VII</w:t>
      </w:r>
      <w:r w:rsidR="00A6420E" w:rsidRPr="00175FC8">
        <w:rPr>
          <w:rFonts w:ascii="Aptos" w:hAnsi="Aptos"/>
          <w:sz w:val="24"/>
          <w:szCs w:val="24"/>
        </w:rPr>
        <w:t>I</w:t>
      </w:r>
      <w:r w:rsidRPr="00175FC8">
        <w:rPr>
          <w:rFonts w:ascii="Aptos" w:hAnsi="Aptos"/>
          <w:sz w:val="24"/>
          <w:szCs w:val="24"/>
        </w:rPr>
        <w:t>. Ética Pública: Disciplina basada en normas de conducta que busca la prevalencia del bienestar de la sociedad y de los beneficiarios del sistema de pensiones, en coordinación con los objetivos del Estado;</w:t>
      </w:r>
    </w:p>
    <w:p w14:paraId="03BFD410" w14:textId="77777777" w:rsidR="00B12D6A" w:rsidRPr="00175FC8" w:rsidRDefault="00A6420E" w:rsidP="00CA69C1">
      <w:pPr>
        <w:jc w:val="both"/>
        <w:rPr>
          <w:rFonts w:ascii="Aptos" w:hAnsi="Aptos"/>
          <w:sz w:val="24"/>
          <w:szCs w:val="24"/>
        </w:rPr>
      </w:pPr>
      <w:r w:rsidRPr="00175FC8">
        <w:rPr>
          <w:rFonts w:ascii="Aptos" w:hAnsi="Aptos"/>
          <w:sz w:val="24"/>
          <w:szCs w:val="24"/>
        </w:rPr>
        <w:t>IX</w:t>
      </w:r>
      <w:r w:rsidR="00B12D6A" w:rsidRPr="00175FC8">
        <w:rPr>
          <w:rFonts w:ascii="Aptos" w:hAnsi="Aptos"/>
          <w:sz w:val="24"/>
          <w:szCs w:val="24"/>
        </w:rPr>
        <w:t>. Faltas Administrativas: Las acciones u omisiones previstas en la Ley General de Responsabilidades Administrativas y la Ley de Responsabilidades Administrativas para el Estado de Veracruz;</w:t>
      </w:r>
    </w:p>
    <w:p w14:paraId="71370C80" w14:textId="77777777" w:rsidR="00B12D6A" w:rsidRPr="00175FC8" w:rsidRDefault="00B12D6A" w:rsidP="00CA69C1">
      <w:pPr>
        <w:jc w:val="both"/>
        <w:rPr>
          <w:rFonts w:ascii="Aptos" w:hAnsi="Aptos"/>
          <w:sz w:val="24"/>
          <w:szCs w:val="24"/>
        </w:rPr>
      </w:pPr>
      <w:r w:rsidRPr="00175FC8">
        <w:rPr>
          <w:rFonts w:ascii="Aptos" w:hAnsi="Aptos"/>
          <w:sz w:val="24"/>
          <w:szCs w:val="24"/>
        </w:rPr>
        <w:t>X. Instituto o IPE: El Instituto de Pensiones del Estado de Veracruz de Ignacio de la Llave;</w:t>
      </w:r>
    </w:p>
    <w:p w14:paraId="67E78E86" w14:textId="77777777" w:rsidR="00B12D6A" w:rsidRPr="00175FC8" w:rsidRDefault="00B12D6A" w:rsidP="00CA69C1">
      <w:pPr>
        <w:jc w:val="both"/>
        <w:rPr>
          <w:rFonts w:ascii="Aptos" w:hAnsi="Aptos"/>
          <w:sz w:val="24"/>
          <w:szCs w:val="24"/>
        </w:rPr>
      </w:pPr>
      <w:r w:rsidRPr="00175FC8">
        <w:rPr>
          <w:rFonts w:ascii="Aptos" w:hAnsi="Aptos"/>
          <w:sz w:val="24"/>
          <w:szCs w:val="24"/>
        </w:rPr>
        <w:t>X</w:t>
      </w:r>
      <w:r w:rsidR="00A6420E" w:rsidRPr="00175FC8">
        <w:rPr>
          <w:rFonts w:ascii="Aptos" w:hAnsi="Aptos"/>
          <w:sz w:val="24"/>
          <w:szCs w:val="24"/>
        </w:rPr>
        <w:t>I</w:t>
      </w:r>
      <w:r w:rsidRPr="00175FC8">
        <w:rPr>
          <w:rFonts w:ascii="Aptos" w:hAnsi="Aptos"/>
          <w:sz w:val="24"/>
          <w:szCs w:val="24"/>
        </w:rPr>
        <w:t>. Principios Rectores: Parámetros éticos universales que orientan la actuación de quienes laboran en el Instituto;</w:t>
      </w:r>
    </w:p>
    <w:p w14:paraId="3953869E" w14:textId="77777777" w:rsidR="00B12D6A" w:rsidRPr="00175FC8" w:rsidRDefault="00B12D6A" w:rsidP="00CA69C1">
      <w:pPr>
        <w:jc w:val="both"/>
        <w:rPr>
          <w:rFonts w:ascii="Aptos" w:hAnsi="Aptos"/>
          <w:sz w:val="24"/>
          <w:szCs w:val="24"/>
        </w:rPr>
      </w:pPr>
      <w:r w:rsidRPr="00175FC8">
        <w:rPr>
          <w:rFonts w:ascii="Aptos" w:hAnsi="Aptos"/>
          <w:sz w:val="24"/>
          <w:szCs w:val="24"/>
        </w:rPr>
        <w:t>XI</w:t>
      </w:r>
      <w:r w:rsidR="00A6420E" w:rsidRPr="00175FC8">
        <w:rPr>
          <w:rFonts w:ascii="Aptos" w:hAnsi="Aptos"/>
          <w:sz w:val="24"/>
          <w:szCs w:val="24"/>
        </w:rPr>
        <w:t>I</w:t>
      </w:r>
      <w:r w:rsidRPr="00175FC8">
        <w:rPr>
          <w:rFonts w:ascii="Aptos" w:hAnsi="Aptos"/>
          <w:sz w:val="24"/>
          <w:szCs w:val="24"/>
        </w:rPr>
        <w:t>. Reglas de Integridad: Disposiciones que regulan las acciones de las personas servidoras públicas en ámbitos específicos como trámites, servicios, contrataciones y manejo de la reserva técnica;</w:t>
      </w:r>
    </w:p>
    <w:p w14:paraId="5460305E" w14:textId="77777777" w:rsidR="00B12D6A" w:rsidRPr="00175FC8" w:rsidRDefault="00B12D6A" w:rsidP="00CA69C1">
      <w:pPr>
        <w:jc w:val="both"/>
        <w:rPr>
          <w:rFonts w:ascii="Aptos" w:hAnsi="Aptos"/>
          <w:sz w:val="24"/>
          <w:szCs w:val="24"/>
        </w:rPr>
      </w:pPr>
      <w:r w:rsidRPr="00175FC8">
        <w:rPr>
          <w:rFonts w:ascii="Aptos" w:hAnsi="Aptos"/>
          <w:sz w:val="24"/>
          <w:szCs w:val="24"/>
        </w:rPr>
        <w:lastRenderedPageBreak/>
        <w:t>XII</w:t>
      </w:r>
      <w:r w:rsidR="00A6420E" w:rsidRPr="00175FC8">
        <w:rPr>
          <w:rFonts w:ascii="Aptos" w:hAnsi="Aptos"/>
          <w:sz w:val="24"/>
          <w:szCs w:val="24"/>
        </w:rPr>
        <w:t>I</w:t>
      </w:r>
      <w:r w:rsidRPr="00175FC8">
        <w:rPr>
          <w:rFonts w:ascii="Aptos" w:hAnsi="Aptos"/>
          <w:sz w:val="24"/>
          <w:szCs w:val="24"/>
        </w:rPr>
        <w:t>. Personas Servidoras Públicas: Aquellas que desempeñan un empleo, cargo o comisión en el IPE, conforme a la normativa de responsabilidades administrativas;</w:t>
      </w:r>
    </w:p>
    <w:p w14:paraId="092C5F3E" w14:textId="77777777" w:rsidR="00401E10" w:rsidRPr="00175FC8" w:rsidRDefault="00B12D6A" w:rsidP="00CA69C1">
      <w:pPr>
        <w:jc w:val="both"/>
        <w:rPr>
          <w:rFonts w:ascii="Aptos" w:hAnsi="Aptos"/>
          <w:sz w:val="24"/>
          <w:szCs w:val="24"/>
        </w:rPr>
      </w:pPr>
      <w:r w:rsidRPr="00175FC8">
        <w:rPr>
          <w:rFonts w:ascii="Aptos" w:hAnsi="Aptos"/>
          <w:sz w:val="24"/>
          <w:szCs w:val="24"/>
        </w:rPr>
        <w:t>XI</w:t>
      </w:r>
      <w:r w:rsidR="00A6420E" w:rsidRPr="00175FC8">
        <w:rPr>
          <w:rFonts w:ascii="Aptos" w:hAnsi="Aptos"/>
          <w:sz w:val="24"/>
          <w:szCs w:val="24"/>
        </w:rPr>
        <w:t>V</w:t>
      </w:r>
      <w:r w:rsidRPr="00175FC8">
        <w:rPr>
          <w:rFonts w:ascii="Aptos" w:hAnsi="Aptos"/>
          <w:sz w:val="24"/>
          <w:szCs w:val="24"/>
        </w:rPr>
        <w:t>. Valores: Cualidades por las que una persona servidora pública es apreciada en el servicio público, tales como la honradez, la lealtad y la eficiencia</w:t>
      </w:r>
      <w:r w:rsidR="00401E10" w:rsidRPr="00175FC8">
        <w:rPr>
          <w:rFonts w:ascii="Aptos" w:hAnsi="Aptos"/>
          <w:sz w:val="24"/>
          <w:szCs w:val="24"/>
        </w:rPr>
        <w:t>.</w:t>
      </w:r>
    </w:p>
    <w:p w14:paraId="064E7FE1"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CAPÍTULO II</w:t>
      </w:r>
    </w:p>
    <w:p w14:paraId="0C8C909D"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DE LOS PRINCIPIOS RECTORES, VALORES Y REGLAS DE INTEGRIDAD</w:t>
      </w:r>
    </w:p>
    <w:p w14:paraId="0794A185" w14:textId="77777777" w:rsidR="00401E10" w:rsidRPr="00175FC8" w:rsidRDefault="00401E10" w:rsidP="00401E10">
      <w:pPr>
        <w:spacing w:after="0"/>
        <w:jc w:val="center"/>
        <w:rPr>
          <w:rFonts w:ascii="Aptos" w:hAnsi="Aptos"/>
          <w:b/>
          <w:bCs/>
          <w:sz w:val="24"/>
          <w:szCs w:val="24"/>
        </w:rPr>
      </w:pPr>
    </w:p>
    <w:p w14:paraId="6C050D8E" w14:textId="77777777" w:rsidR="00B12D6A" w:rsidRPr="00175FC8" w:rsidRDefault="00B12D6A" w:rsidP="00CA69C1">
      <w:pPr>
        <w:jc w:val="both"/>
        <w:rPr>
          <w:rFonts w:ascii="Aptos" w:hAnsi="Aptos"/>
          <w:sz w:val="24"/>
          <w:szCs w:val="24"/>
        </w:rPr>
      </w:pPr>
      <w:r w:rsidRPr="00175FC8">
        <w:rPr>
          <w:rFonts w:ascii="Aptos" w:hAnsi="Aptos"/>
          <w:sz w:val="24"/>
          <w:szCs w:val="24"/>
        </w:rPr>
        <w:t>Artículo 5. Vinculación Institucional. Los Principios Rectores, Valores y Reglas de Integridad definidos en el Código de Ética de la Administración Pública Estatal son la base del actuar en este Instituto. Su cumplimiento busca garantizar que la misión del IPE se cumpla bajo los más altos estándares éticos.</w:t>
      </w:r>
    </w:p>
    <w:p w14:paraId="18E6012A" w14:textId="77777777" w:rsidR="00B12D6A" w:rsidRPr="00175FC8" w:rsidRDefault="00B12D6A" w:rsidP="00CA69C1">
      <w:pPr>
        <w:jc w:val="both"/>
        <w:rPr>
          <w:rFonts w:ascii="Aptos" w:hAnsi="Aptos"/>
          <w:sz w:val="24"/>
          <w:szCs w:val="24"/>
        </w:rPr>
      </w:pPr>
      <w:r w:rsidRPr="00175FC8">
        <w:rPr>
          <w:rFonts w:ascii="Aptos" w:hAnsi="Aptos"/>
          <w:sz w:val="24"/>
          <w:szCs w:val="24"/>
        </w:rPr>
        <w:t xml:space="preserve">Artículo 6. Principios Rectores. </w:t>
      </w:r>
      <w:r w:rsidR="005D0516" w:rsidRPr="00175FC8">
        <w:rPr>
          <w:rFonts w:ascii="Aptos" w:hAnsi="Aptos"/>
          <w:sz w:val="24"/>
          <w:szCs w:val="24"/>
        </w:rPr>
        <w:t>Son los principios constitucionales y legales que las personas servidoras públicas del Instituto de Pensiones del Estado deben observar en el desempeño de su empleo, cargo, comisión o función, adaptados a la naturaleza del Instituto</w:t>
      </w:r>
      <w:r w:rsidRPr="00175FC8">
        <w:rPr>
          <w:rFonts w:ascii="Aptos" w:hAnsi="Aptos"/>
          <w:sz w:val="24"/>
          <w:szCs w:val="24"/>
        </w:rPr>
        <w:t>:</w:t>
      </w:r>
    </w:p>
    <w:p w14:paraId="4AC77668" w14:textId="77777777" w:rsidR="005D0516" w:rsidRPr="00175FC8" w:rsidRDefault="005D0516" w:rsidP="005D0516">
      <w:pPr>
        <w:jc w:val="both"/>
        <w:rPr>
          <w:rFonts w:ascii="Aptos" w:hAnsi="Aptos"/>
          <w:sz w:val="24"/>
          <w:szCs w:val="24"/>
        </w:rPr>
      </w:pPr>
      <w:r w:rsidRPr="00175FC8">
        <w:rPr>
          <w:rFonts w:ascii="Aptos" w:hAnsi="Aptos"/>
          <w:sz w:val="24"/>
          <w:szCs w:val="24"/>
        </w:rPr>
        <w:t>I. Legalidad: Las personas servidoras públicas del IPE actuarán estrictamente bajo el marco de la Ley 287 de Pensiones del Estado de Veracruz, su Reglamento Interior y demás normativa vigente, asegurando que cada dictamen de pensión, jubilación o prestación económica esté debidamente fundado y motivado en las facultades que la ley les confiere.</w:t>
      </w:r>
    </w:p>
    <w:p w14:paraId="61165EED" w14:textId="77777777" w:rsidR="005D0516" w:rsidRPr="00175FC8" w:rsidRDefault="005D0516" w:rsidP="005D0516">
      <w:pPr>
        <w:jc w:val="both"/>
        <w:rPr>
          <w:rFonts w:ascii="Aptos" w:hAnsi="Aptos"/>
          <w:sz w:val="24"/>
          <w:szCs w:val="24"/>
        </w:rPr>
      </w:pPr>
      <w:r w:rsidRPr="00175FC8">
        <w:rPr>
          <w:rFonts w:ascii="Aptos" w:hAnsi="Aptos"/>
          <w:sz w:val="24"/>
          <w:szCs w:val="24"/>
        </w:rPr>
        <w:t>II. Honradez: Se conducirán con rectitud, absteniéndose de utilizar su cargo para agilizar trámites de pensiones a favor de terceros o de sí mismos. Queda prohibido solicitar o aceptar cualquier tipo de gratificación, dádiva o "agradecimiento" por parte de derechohabientes o sindicatos a cambio de gestionar préstamos o acelerar procesos administrativos.</w:t>
      </w:r>
    </w:p>
    <w:p w14:paraId="3244A08F" w14:textId="1F1C369F" w:rsidR="005D0516" w:rsidRPr="00175FC8" w:rsidRDefault="005D0516" w:rsidP="005D0516">
      <w:pPr>
        <w:jc w:val="both"/>
        <w:rPr>
          <w:rFonts w:ascii="Aptos" w:hAnsi="Aptos"/>
          <w:sz w:val="24"/>
          <w:szCs w:val="24"/>
        </w:rPr>
      </w:pPr>
      <w:r w:rsidRPr="00175FC8">
        <w:rPr>
          <w:rFonts w:ascii="Aptos" w:hAnsi="Aptos"/>
          <w:sz w:val="24"/>
          <w:szCs w:val="24"/>
        </w:rPr>
        <w:t xml:space="preserve">III. Lealtad: Corresponderán a la confianza conferida por el Estado y los trabajadores aportantes, anteponiendo la viabilidad financiera del Instituto y el bienestar de los pensionados por encima de intereses particulares, políticos o </w:t>
      </w:r>
      <w:ins w:id="16" w:author="7403464" w:date="2026-03-03T13:40:00Z" w16du:dateUtc="2026-03-03T19:40:00Z">
        <w:r w:rsidR="00F90177">
          <w:rPr>
            <w:rFonts w:ascii="Aptos" w:hAnsi="Aptos"/>
            <w:sz w:val="24"/>
            <w:szCs w:val="24"/>
          </w:rPr>
          <w:t>ajenos al interés general</w:t>
        </w:r>
      </w:ins>
      <w:r w:rsidRPr="00175FC8">
        <w:rPr>
          <w:rFonts w:ascii="Aptos" w:hAnsi="Aptos"/>
          <w:sz w:val="24"/>
          <w:szCs w:val="24"/>
        </w:rPr>
        <w:t>.</w:t>
      </w:r>
    </w:p>
    <w:p w14:paraId="0DD06E76" w14:textId="0C8B787D" w:rsidR="005D0516" w:rsidRPr="00175FC8" w:rsidRDefault="005D0516" w:rsidP="005D0516">
      <w:pPr>
        <w:jc w:val="both"/>
        <w:rPr>
          <w:rFonts w:ascii="Aptos" w:hAnsi="Aptos"/>
          <w:sz w:val="24"/>
          <w:szCs w:val="24"/>
        </w:rPr>
      </w:pPr>
      <w:r w:rsidRPr="00175FC8">
        <w:rPr>
          <w:rFonts w:ascii="Aptos" w:hAnsi="Aptos"/>
          <w:sz w:val="24"/>
          <w:szCs w:val="24"/>
        </w:rPr>
        <w:t>IV. Imparcialidad: Darán a todos los derechohabientes (activos, pensionados</w:t>
      </w:r>
      <w:ins w:id="17" w:author="7403464" w:date="2026-03-02T18:58:00Z" w16du:dateUtc="2026-03-03T00:58:00Z">
        <w:r w:rsidR="00C330BE">
          <w:rPr>
            <w:rFonts w:ascii="Aptos" w:hAnsi="Aptos"/>
            <w:sz w:val="24"/>
            <w:szCs w:val="24"/>
          </w:rPr>
          <w:t xml:space="preserve">, </w:t>
        </w:r>
        <w:proofErr w:type="gramStart"/>
        <w:r w:rsidR="00C330BE">
          <w:rPr>
            <w:rFonts w:ascii="Aptos" w:hAnsi="Aptos"/>
            <w:sz w:val="24"/>
            <w:szCs w:val="24"/>
          </w:rPr>
          <w:t xml:space="preserve">jubiladas </w:t>
        </w:r>
      </w:ins>
      <w:r w:rsidRPr="00175FC8">
        <w:rPr>
          <w:rFonts w:ascii="Aptos" w:hAnsi="Aptos"/>
          <w:sz w:val="24"/>
          <w:szCs w:val="24"/>
        </w:rPr>
        <w:t xml:space="preserve"> y</w:t>
      </w:r>
      <w:proofErr w:type="gramEnd"/>
      <w:r w:rsidRPr="00175FC8">
        <w:rPr>
          <w:rFonts w:ascii="Aptos" w:hAnsi="Aptos"/>
          <w:sz w:val="24"/>
          <w:szCs w:val="24"/>
        </w:rPr>
        <w:t xml:space="preserve"> jubilados), así como a las diversas organizaciones sindicales, el mismo trato digno y profesional, sin conceder privilegios indebidos en el otorgamiento de citas, créditos</w:t>
      </w:r>
      <w:ins w:id="18" w:author="7403464" w:date="2026-03-03T13:40:00Z" w16du:dateUtc="2026-03-03T19:40:00Z">
        <w:r w:rsidR="00F90177">
          <w:rPr>
            <w:rFonts w:ascii="Aptos" w:hAnsi="Aptos"/>
            <w:sz w:val="24"/>
            <w:szCs w:val="24"/>
          </w:rPr>
          <w:t>,</w:t>
        </w:r>
      </w:ins>
      <w:del w:id="19" w:author="7403464" w:date="2026-03-03T13:40:00Z" w16du:dateUtc="2026-03-03T19:40:00Z">
        <w:r w:rsidRPr="00175FC8" w:rsidDel="00F90177">
          <w:rPr>
            <w:rFonts w:ascii="Aptos" w:hAnsi="Aptos"/>
            <w:sz w:val="24"/>
            <w:szCs w:val="24"/>
          </w:rPr>
          <w:delText xml:space="preserve"> o</w:delText>
        </w:r>
      </w:del>
      <w:r w:rsidRPr="00175FC8">
        <w:rPr>
          <w:rFonts w:ascii="Aptos" w:hAnsi="Aptos"/>
          <w:sz w:val="24"/>
          <w:szCs w:val="24"/>
        </w:rPr>
        <w:t xml:space="preserve"> resolución de expedientes</w:t>
      </w:r>
      <w:ins w:id="20" w:author="7403464" w:date="2026-03-03T13:40:00Z" w16du:dateUtc="2026-03-03T19:40:00Z">
        <w:r w:rsidR="00F90177">
          <w:rPr>
            <w:rFonts w:ascii="Aptos" w:hAnsi="Aptos"/>
            <w:sz w:val="24"/>
            <w:szCs w:val="24"/>
          </w:rPr>
          <w:t xml:space="preserve"> y/o trámites</w:t>
        </w:r>
      </w:ins>
      <w:r w:rsidRPr="00175FC8">
        <w:rPr>
          <w:rFonts w:ascii="Aptos" w:hAnsi="Aptos"/>
          <w:sz w:val="24"/>
          <w:szCs w:val="24"/>
        </w:rPr>
        <w:t>.</w:t>
      </w:r>
    </w:p>
    <w:p w14:paraId="102A568C" w14:textId="77777777" w:rsidR="005D0516" w:rsidRPr="00175FC8" w:rsidRDefault="005D0516" w:rsidP="005D0516">
      <w:pPr>
        <w:jc w:val="both"/>
        <w:rPr>
          <w:rFonts w:ascii="Aptos" w:hAnsi="Aptos"/>
          <w:sz w:val="24"/>
          <w:szCs w:val="24"/>
        </w:rPr>
      </w:pPr>
      <w:r w:rsidRPr="00175FC8">
        <w:rPr>
          <w:rFonts w:ascii="Aptos" w:hAnsi="Aptos"/>
          <w:sz w:val="24"/>
          <w:szCs w:val="24"/>
        </w:rPr>
        <w:t>V. Eficiencia: Actuarán conforme a los planes institucionales para optimizar los procesos de atención, buscando que los tiempos de respuesta en el otorgamiento de prestaciones sean mínimos, aprovechando al máximo los recursos humanos y tecnológicos del Instituto.</w:t>
      </w:r>
    </w:p>
    <w:p w14:paraId="4346FCBF" w14:textId="77777777" w:rsidR="005D0516" w:rsidRPr="00175FC8" w:rsidRDefault="005D0516" w:rsidP="005D0516">
      <w:pPr>
        <w:jc w:val="both"/>
        <w:rPr>
          <w:rFonts w:ascii="Aptos" w:hAnsi="Aptos"/>
          <w:sz w:val="24"/>
          <w:szCs w:val="24"/>
        </w:rPr>
      </w:pPr>
      <w:r w:rsidRPr="00175FC8">
        <w:rPr>
          <w:rFonts w:ascii="Aptos" w:hAnsi="Aptos"/>
          <w:sz w:val="24"/>
          <w:szCs w:val="24"/>
        </w:rPr>
        <w:lastRenderedPageBreak/>
        <w:t>VI. Economía: Administrarán los recursos del IPE, especialmente los destinados al gasto operativo, con criterios de austeridad y disciplina, garantizando que el patrimonio institucional se utilice exclusivamente para los fines de interés social y seguridad social que mandata la ley.</w:t>
      </w:r>
    </w:p>
    <w:p w14:paraId="155AF498" w14:textId="77777777" w:rsidR="005D0516" w:rsidRPr="00175FC8" w:rsidRDefault="005D0516" w:rsidP="005D0516">
      <w:pPr>
        <w:jc w:val="both"/>
        <w:rPr>
          <w:rFonts w:ascii="Aptos" w:hAnsi="Aptos"/>
          <w:sz w:val="24"/>
          <w:szCs w:val="24"/>
        </w:rPr>
      </w:pPr>
      <w:r w:rsidRPr="00175FC8">
        <w:rPr>
          <w:rFonts w:ascii="Aptos" w:hAnsi="Aptos"/>
          <w:sz w:val="24"/>
          <w:szCs w:val="24"/>
        </w:rPr>
        <w:t>VII. Disciplina: Desempeñarán sus labores de manera ordenada y metódica, cumpliendo puntualmente con los horarios de atención y los procedimientos establecidos para el seguimiento de la nómina de pensionados y el control de supervivencia.</w:t>
      </w:r>
    </w:p>
    <w:p w14:paraId="5D663073" w14:textId="77777777" w:rsidR="005D0516" w:rsidRPr="00175FC8" w:rsidRDefault="005D0516" w:rsidP="005D0516">
      <w:pPr>
        <w:jc w:val="both"/>
        <w:rPr>
          <w:rFonts w:ascii="Aptos" w:hAnsi="Aptos"/>
          <w:sz w:val="24"/>
          <w:szCs w:val="24"/>
        </w:rPr>
      </w:pPr>
      <w:r w:rsidRPr="00175FC8">
        <w:rPr>
          <w:rFonts w:ascii="Aptos" w:hAnsi="Aptos"/>
          <w:sz w:val="24"/>
          <w:szCs w:val="24"/>
        </w:rPr>
        <w:t>VIII. Profesionalismo: Deberán conocer a fondo los procesos de seguridad social que les corresponden, actuando con la preparación técnica necesaria y tratando con absoluta integridad y respeto a los derechohabientes, especialmente a las personas adultas mayores que requieren atención prioritaria.</w:t>
      </w:r>
    </w:p>
    <w:p w14:paraId="345DA5B0" w14:textId="77777777" w:rsidR="005D0516" w:rsidRPr="00175FC8" w:rsidRDefault="005D0516" w:rsidP="005D0516">
      <w:pPr>
        <w:jc w:val="both"/>
        <w:rPr>
          <w:rFonts w:ascii="Aptos" w:hAnsi="Aptos"/>
          <w:sz w:val="24"/>
          <w:szCs w:val="24"/>
        </w:rPr>
      </w:pPr>
      <w:r w:rsidRPr="00175FC8">
        <w:rPr>
          <w:rFonts w:ascii="Aptos" w:hAnsi="Aptos"/>
          <w:sz w:val="24"/>
          <w:szCs w:val="24"/>
        </w:rPr>
        <w:t>IX. Objetividad: En la toma de decisiones, tales como la asignación de préstamos o la inversión de recursos, las personas servidoras públicas del IPE actuarán de manera neutral, basándose únicamente en criterios técnicos, legales y financieros que aseguren el beneficio colectivo.</w:t>
      </w:r>
    </w:p>
    <w:p w14:paraId="07AA18B9" w14:textId="19AA6307" w:rsidR="005D0516" w:rsidRPr="00175FC8" w:rsidRDefault="005D0516" w:rsidP="005D0516">
      <w:pPr>
        <w:jc w:val="both"/>
        <w:rPr>
          <w:rFonts w:ascii="Aptos" w:hAnsi="Aptos"/>
          <w:sz w:val="24"/>
          <w:szCs w:val="24"/>
        </w:rPr>
      </w:pPr>
      <w:r w:rsidRPr="00175FC8">
        <w:rPr>
          <w:rFonts w:ascii="Aptos" w:hAnsi="Aptos"/>
          <w:sz w:val="24"/>
          <w:szCs w:val="24"/>
        </w:rPr>
        <w:t xml:space="preserve">X. Transparencia: Privilegiarán el principio de máxima publicidad sobre el estado financiero del Instituto y el manejo de la Reserva Técnica, facilitando el acceso a la información pública y protegiendo con estricto rigor los datos personales y sensibles </w:t>
      </w:r>
      <w:del w:id="21" w:author="7403464" w:date="2026-03-03T13:41:00Z" w16du:dateUtc="2026-03-03T19:41:00Z">
        <w:r w:rsidRPr="00175FC8" w:rsidDel="00F90177">
          <w:rPr>
            <w:rFonts w:ascii="Aptos" w:hAnsi="Aptos"/>
            <w:sz w:val="24"/>
            <w:szCs w:val="24"/>
          </w:rPr>
          <w:delText xml:space="preserve">de los derechohabientes </w:delText>
        </w:r>
      </w:del>
      <w:r w:rsidRPr="00175FC8">
        <w:rPr>
          <w:rFonts w:ascii="Aptos" w:hAnsi="Aptos"/>
          <w:sz w:val="24"/>
          <w:szCs w:val="24"/>
        </w:rPr>
        <w:t>bajo su custodia.</w:t>
      </w:r>
    </w:p>
    <w:p w14:paraId="23832522" w14:textId="77777777" w:rsidR="005D0516" w:rsidRPr="00175FC8" w:rsidRDefault="005D0516" w:rsidP="005D0516">
      <w:pPr>
        <w:jc w:val="both"/>
        <w:rPr>
          <w:rFonts w:ascii="Aptos" w:hAnsi="Aptos"/>
          <w:sz w:val="24"/>
          <w:szCs w:val="24"/>
        </w:rPr>
      </w:pPr>
      <w:r w:rsidRPr="00175FC8">
        <w:rPr>
          <w:rFonts w:ascii="Aptos" w:hAnsi="Aptos"/>
          <w:sz w:val="24"/>
          <w:szCs w:val="24"/>
        </w:rPr>
        <w:t>XI. Rendición de cuentas: Asumirán la responsabilidad de informar con claridad sobre el uso de las cuotas y aportaciones recibidas, sujetándose a la evaluación ciudadana y al escrutinio de los órganos de control sobre el desempeño de sus funciones.</w:t>
      </w:r>
    </w:p>
    <w:p w14:paraId="79345E78" w14:textId="77777777" w:rsidR="005D0516" w:rsidRPr="00175FC8" w:rsidRDefault="005D0516" w:rsidP="005D0516">
      <w:pPr>
        <w:jc w:val="both"/>
        <w:rPr>
          <w:rFonts w:ascii="Aptos" w:hAnsi="Aptos"/>
          <w:sz w:val="24"/>
          <w:szCs w:val="24"/>
        </w:rPr>
      </w:pPr>
      <w:r w:rsidRPr="00175FC8">
        <w:rPr>
          <w:rFonts w:ascii="Aptos" w:hAnsi="Aptos"/>
          <w:sz w:val="24"/>
          <w:szCs w:val="24"/>
        </w:rPr>
        <w:t>XII. Competencia por mérito: El ingreso y promoción dentro del IPE se basará en la habilidad profesional, capacidad técnica en materia de seguridad social y experiencia comprobable, garantizando igualdad de oportunidades y transparencia en los procesos de selección.</w:t>
      </w:r>
    </w:p>
    <w:p w14:paraId="6919089E" w14:textId="77777777" w:rsidR="005D0516" w:rsidRPr="00175FC8" w:rsidRDefault="005D0516" w:rsidP="005D0516">
      <w:pPr>
        <w:jc w:val="both"/>
        <w:rPr>
          <w:rFonts w:ascii="Aptos" w:hAnsi="Aptos"/>
          <w:sz w:val="24"/>
          <w:szCs w:val="24"/>
        </w:rPr>
      </w:pPr>
      <w:r w:rsidRPr="00175FC8">
        <w:rPr>
          <w:rFonts w:ascii="Aptos" w:hAnsi="Aptos"/>
          <w:sz w:val="24"/>
          <w:szCs w:val="24"/>
        </w:rPr>
        <w:t>XIII. Eficacia: Orientarán su trabajo al logro de las metas institucionales, principalmente el pago oportuno de la nómina de pensionados y el fortalecimiento de la reserva técnica, eliminando cualquier discrecionalidad que afecte la entrega de servicios.</w:t>
      </w:r>
    </w:p>
    <w:p w14:paraId="006C8C50" w14:textId="77777777" w:rsidR="005D0516" w:rsidRPr="00175FC8" w:rsidRDefault="005D0516" w:rsidP="005D0516">
      <w:pPr>
        <w:jc w:val="both"/>
        <w:rPr>
          <w:rFonts w:ascii="Aptos" w:hAnsi="Aptos"/>
          <w:sz w:val="24"/>
          <w:szCs w:val="24"/>
        </w:rPr>
      </w:pPr>
      <w:r w:rsidRPr="00175FC8">
        <w:rPr>
          <w:rFonts w:ascii="Aptos" w:hAnsi="Aptos"/>
          <w:sz w:val="24"/>
          <w:szCs w:val="24"/>
        </w:rPr>
        <w:t>XIV. Integridad: Actuarán de forma congruente con estos principios en todo momento, generando certeza en los derechohabientes de que su seguridad social está en manos de personas que ajustan su conducta a una ética de servicio público inobjetable.</w:t>
      </w:r>
    </w:p>
    <w:p w14:paraId="5F4F96A7" w14:textId="77777777" w:rsidR="005D0516" w:rsidRPr="00175FC8" w:rsidRDefault="005D0516" w:rsidP="005D0516">
      <w:pPr>
        <w:jc w:val="both"/>
        <w:rPr>
          <w:rFonts w:ascii="Aptos" w:hAnsi="Aptos"/>
          <w:sz w:val="24"/>
          <w:szCs w:val="24"/>
        </w:rPr>
      </w:pPr>
      <w:r w:rsidRPr="00175FC8">
        <w:rPr>
          <w:rFonts w:ascii="Aptos" w:hAnsi="Aptos"/>
          <w:sz w:val="24"/>
          <w:szCs w:val="24"/>
        </w:rPr>
        <w:lastRenderedPageBreak/>
        <w:t>XV. Equidad: Procurarán que todos los beneficiarios del Instituto accedan con justicia e igualdad al disfrute de sus prestaciones y servicios, eliminando barreras que impidan el ejercicio pleno de sus derechos pensionarios.</w:t>
      </w:r>
    </w:p>
    <w:p w14:paraId="0B536A5A"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Artículo </w:t>
      </w:r>
      <w:r w:rsidR="00401E10" w:rsidRPr="00175FC8">
        <w:rPr>
          <w:rFonts w:ascii="Aptos" w:hAnsi="Aptos"/>
          <w:sz w:val="24"/>
          <w:szCs w:val="24"/>
        </w:rPr>
        <w:t>7</w:t>
      </w:r>
      <w:r w:rsidRPr="00175FC8">
        <w:rPr>
          <w:rFonts w:ascii="Aptos" w:hAnsi="Aptos"/>
          <w:sz w:val="24"/>
          <w:szCs w:val="24"/>
        </w:rPr>
        <w:t>. Los valores que guían al personal del Instituto de Pensiones del Estado, conforme al eje rector del Poder Ejecutivo, son:</w:t>
      </w:r>
    </w:p>
    <w:p w14:paraId="1A23A9EE" w14:textId="660EC2A3" w:rsidR="001E3F8E" w:rsidRPr="00175FC8" w:rsidRDefault="001E3F8E" w:rsidP="001E3F8E">
      <w:pPr>
        <w:jc w:val="both"/>
        <w:rPr>
          <w:rFonts w:ascii="Aptos" w:hAnsi="Aptos"/>
          <w:sz w:val="24"/>
          <w:szCs w:val="24"/>
        </w:rPr>
      </w:pPr>
      <w:r w:rsidRPr="00175FC8">
        <w:rPr>
          <w:rFonts w:ascii="Aptos" w:hAnsi="Aptos"/>
          <w:sz w:val="24"/>
          <w:szCs w:val="24"/>
        </w:rPr>
        <w:t>I. Interés Público: Las personas servidoras públicas del IPE actuarán buscando en todo momento la máxima atención de las necesidades de seguridad social de los derechohabientes. El bienestar de</w:t>
      </w:r>
      <w:ins w:id="22" w:author="7403464" w:date="2026-03-02T18:59:00Z" w16du:dateUtc="2026-03-03T00:59:00Z">
        <w:r w:rsidR="00C330BE">
          <w:rPr>
            <w:rFonts w:ascii="Aptos" w:hAnsi="Aptos"/>
            <w:sz w:val="24"/>
            <w:szCs w:val="24"/>
          </w:rPr>
          <w:t xml:space="preserve"> las </w:t>
        </w:r>
        <w:proofErr w:type="gramStart"/>
        <w:r w:rsidR="00C330BE">
          <w:rPr>
            <w:rFonts w:ascii="Aptos" w:hAnsi="Aptos"/>
            <w:sz w:val="24"/>
            <w:szCs w:val="24"/>
          </w:rPr>
          <w:t xml:space="preserve">y </w:t>
        </w:r>
      </w:ins>
      <w:r w:rsidRPr="00175FC8">
        <w:rPr>
          <w:rFonts w:ascii="Aptos" w:hAnsi="Aptos"/>
          <w:sz w:val="24"/>
          <w:szCs w:val="24"/>
        </w:rPr>
        <w:t xml:space="preserve"> los</w:t>
      </w:r>
      <w:proofErr w:type="gramEnd"/>
      <w:r w:rsidRPr="00175FC8">
        <w:rPr>
          <w:rFonts w:ascii="Aptos" w:hAnsi="Aptos"/>
          <w:sz w:val="24"/>
          <w:szCs w:val="24"/>
        </w:rPr>
        <w:t xml:space="preserve"> jubilados y la sostenibilidad de la Reserva Técnica prevalecerán siempre por encima de intereses particulares o beneficios ajenos a la satisfacción colectiva de los trabajadores del Estado.</w:t>
      </w:r>
    </w:p>
    <w:p w14:paraId="653AE1E1" w14:textId="77DD65E8" w:rsidR="001E3F8E" w:rsidRPr="00175FC8" w:rsidRDefault="001E3F8E" w:rsidP="001E3F8E">
      <w:pPr>
        <w:jc w:val="both"/>
        <w:rPr>
          <w:rFonts w:ascii="Aptos" w:hAnsi="Aptos"/>
          <w:sz w:val="24"/>
          <w:szCs w:val="24"/>
        </w:rPr>
      </w:pPr>
      <w:r w:rsidRPr="00175FC8">
        <w:rPr>
          <w:rFonts w:ascii="Aptos" w:hAnsi="Aptos"/>
          <w:sz w:val="24"/>
          <w:szCs w:val="24"/>
        </w:rPr>
        <w:t xml:space="preserve">II. Respeto: Se conducirán con austeridad y sencillez, evitando cualquier trato prepotente. Otorgarán un trato digno y cordial a los derechohabientes, </w:t>
      </w:r>
      <w:ins w:id="23" w:author="7403464" w:date="2026-03-02T18:53:00Z" w16du:dateUtc="2026-03-03T00:53:00Z">
        <w:r w:rsidR="00C330BE">
          <w:rPr>
            <w:rFonts w:ascii="Aptos" w:hAnsi="Aptos"/>
            <w:sz w:val="24"/>
            <w:szCs w:val="24"/>
          </w:rPr>
          <w:t>compañ</w:t>
        </w:r>
      </w:ins>
      <w:ins w:id="24" w:author="7403464" w:date="2026-03-02T18:54:00Z" w16du:dateUtc="2026-03-03T00:54:00Z">
        <w:r w:rsidR="00C330BE">
          <w:rPr>
            <w:rFonts w:ascii="Aptos" w:hAnsi="Aptos"/>
            <w:sz w:val="24"/>
            <w:szCs w:val="24"/>
          </w:rPr>
          <w:t xml:space="preserve">eras, </w:t>
        </w:r>
      </w:ins>
      <w:r w:rsidRPr="00175FC8">
        <w:rPr>
          <w:rFonts w:ascii="Aptos" w:hAnsi="Aptos"/>
          <w:sz w:val="24"/>
          <w:szCs w:val="24"/>
        </w:rPr>
        <w:t>compañeros y personal subordinado. En la atención al público, este valor se traduce en paciencia y cortesía, especialmente hacia las personas adultas mayores que acuden a realizar sus trámites.</w:t>
      </w:r>
    </w:p>
    <w:p w14:paraId="1EF86D73" w14:textId="77777777" w:rsidR="001E3F8E" w:rsidRPr="00175FC8" w:rsidRDefault="001E3F8E" w:rsidP="001E3F8E">
      <w:pPr>
        <w:jc w:val="both"/>
        <w:rPr>
          <w:rFonts w:ascii="Aptos" w:hAnsi="Aptos"/>
          <w:sz w:val="24"/>
          <w:szCs w:val="24"/>
        </w:rPr>
      </w:pPr>
      <w:r w:rsidRPr="00175FC8">
        <w:rPr>
          <w:rFonts w:ascii="Aptos" w:hAnsi="Aptos"/>
          <w:sz w:val="24"/>
          <w:szCs w:val="24"/>
        </w:rPr>
        <w:t>III. Respeto a los Derechos Humanos: Reconocerán que la seguridad social es un derecho humano fundamental. En el ámbito de sus funciones, garantizarán y protegerán este derecho bajo los principios de:</w:t>
      </w:r>
    </w:p>
    <w:p w14:paraId="3B8BA028" w14:textId="77777777" w:rsidR="001E3F8E" w:rsidRPr="00175FC8" w:rsidRDefault="001E3F8E" w:rsidP="001E3F8E">
      <w:pPr>
        <w:jc w:val="both"/>
        <w:rPr>
          <w:rFonts w:ascii="Aptos" w:hAnsi="Aptos"/>
          <w:sz w:val="24"/>
          <w:szCs w:val="24"/>
        </w:rPr>
      </w:pPr>
      <w:r w:rsidRPr="00175FC8">
        <w:rPr>
          <w:rFonts w:ascii="Aptos" w:hAnsi="Aptos"/>
          <w:sz w:val="24"/>
          <w:szCs w:val="24"/>
        </w:rPr>
        <w:t>Universalidad: La seguridad social es para todos los trabajadores con derecho a ella.</w:t>
      </w:r>
    </w:p>
    <w:p w14:paraId="768BEE07" w14:textId="77777777" w:rsidR="001E3F8E" w:rsidRPr="00175FC8" w:rsidRDefault="001E3F8E" w:rsidP="001E3F8E">
      <w:pPr>
        <w:jc w:val="both"/>
        <w:rPr>
          <w:rFonts w:ascii="Aptos" w:hAnsi="Aptos"/>
          <w:sz w:val="24"/>
          <w:szCs w:val="24"/>
        </w:rPr>
      </w:pPr>
      <w:r w:rsidRPr="00175FC8">
        <w:rPr>
          <w:rFonts w:ascii="Aptos" w:hAnsi="Aptos"/>
          <w:sz w:val="24"/>
          <w:szCs w:val="24"/>
        </w:rPr>
        <w:t>Interdependencia e Indivisibilidad: La pensión está ligada a la vida digna y a la salud.</w:t>
      </w:r>
    </w:p>
    <w:p w14:paraId="71377807" w14:textId="77777777" w:rsidR="001E3F8E" w:rsidRPr="00175FC8" w:rsidRDefault="001E3F8E" w:rsidP="001E3F8E">
      <w:pPr>
        <w:jc w:val="both"/>
        <w:rPr>
          <w:rFonts w:ascii="Aptos" w:hAnsi="Aptos"/>
          <w:sz w:val="24"/>
          <w:szCs w:val="24"/>
        </w:rPr>
      </w:pPr>
      <w:r w:rsidRPr="00175FC8">
        <w:rPr>
          <w:rFonts w:ascii="Aptos" w:hAnsi="Aptos"/>
          <w:sz w:val="24"/>
          <w:szCs w:val="24"/>
        </w:rPr>
        <w:t>Progresividad: El Instituto trabajará para que las prestaciones y servicios evolucionen constantemente, sin permitir retrocesos en la protección del derechohabiente.</w:t>
      </w:r>
    </w:p>
    <w:p w14:paraId="78049D8D" w14:textId="77777777" w:rsidR="001E3F8E" w:rsidRPr="00175FC8" w:rsidRDefault="001E3F8E" w:rsidP="001E3F8E">
      <w:pPr>
        <w:jc w:val="both"/>
        <w:rPr>
          <w:rFonts w:ascii="Aptos" w:hAnsi="Aptos"/>
          <w:sz w:val="24"/>
          <w:szCs w:val="24"/>
        </w:rPr>
      </w:pPr>
      <w:r w:rsidRPr="00175FC8">
        <w:rPr>
          <w:rFonts w:ascii="Aptos" w:hAnsi="Aptos"/>
          <w:sz w:val="24"/>
          <w:szCs w:val="24"/>
        </w:rPr>
        <w:t>IV. Igualdad y No Discriminación: Prestarán sus servicios a todas las personas sin distinción alguna. En el IPE, esto implica eliminar cualquier barrera o preferencia basada en la filiación sindical, el nivel socioeconómico, la edad, discapacidad o cualquier otra condición, garantizando que el acceso a préstamos y pensiones sea equitativo para todos.</w:t>
      </w:r>
    </w:p>
    <w:p w14:paraId="641D118C" w14:textId="77777777" w:rsidR="001E3F8E" w:rsidRPr="00175FC8" w:rsidRDefault="001E3F8E" w:rsidP="001E3F8E">
      <w:pPr>
        <w:jc w:val="both"/>
        <w:rPr>
          <w:rFonts w:ascii="Aptos" w:hAnsi="Aptos"/>
          <w:sz w:val="24"/>
          <w:szCs w:val="24"/>
        </w:rPr>
      </w:pPr>
      <w:r w:rsidRPr="00175FC8">
        <w:rPr>
          <w:rFonts w:ascii="Aptos" w:hAnsi="Aptos"/>
          <w:sz w:val="24"/>
          <w:szCs w:val="24"/>
        </w:rPr>
        <w:t>V. Equidad de Género: Garantizarán que tanto mujeres como hombres accedan en igualdad de condiciones a las prestaciones, servicios y programas del Instituto. Internamente, asegurarán que el acceso a empleos y ascensos en el IPE se dé bajo las mismas oportunidades para ambos géneros.</w:t>
      </w:r>
    </w:p>
    <w:p w14:paraId="4A371448" w14:textId="77777777" w:rsidR="001E3F8E" w:rsidRPr="00175FC8" w:rsidRDefault="001E3F8E" w:rsidP="001E3F8E">
      <w:pPr>
        <w:jc w:val="both"/>
        <w:rPr>
          <w:rFonts w:ascii="Aptos" w:hAnsi="Aptos"/>
          <w:sz w:val="24"/>
          <w:szCs w:val="24"/>
        </w:rPr>
      </w:pPr>
      <w:r w:rsidRPr="00175FC8">
        <w:rPr>
          <w:rFonts w:ascii="Aptos" w:hAnsi="Aptos"/>
          <w:sz w:val="24"/>
          <w:szCs w:val="24"/>
        </w:rPr>
        <w:t>VI. Entorno Cultural y Ecológico: En el ejercicio de sus funciones, las personas servidoras públicas promoverán el cuidado de los edificios e inmuebles propiedad del IPE que forman parte de la Reserva Técnica, así como el uso responsable del papel, energía y agua en las oficinas, conscientes de que la preservación del entorno es parte del legado para las futuras generaciones de pensionados.</w:t>
      </w:r>
    </w:p>
    <w:p w14:paraId="3E11E1A0" w14:textId="1D9D2736" w:rsidR="001E3F8E" w:rsidRPr="00175FC8" w:rsidRDefault="001E3F8E" w:rsidP="001E3F8E">
      <w:pPr>
        <w:jc w:val="both"/>
        <w:rPr>
          <w:rFonts w:ascii="Aptos" w:hAnsi="Aptos"/>
          <w:sz w:val="24"/>
          <w:szCs w:val="24"/>
        </w:rPr>
      </w:pPr>
      <w:r w:rsidRPr="00175FC8">
        <w:rPr>
          <w:rFonts w:ascii="Aptos" w:hAnsi="Aptos"/>
          <w:sz w:val="24"/>
          <w:szCs w:val="24"/>
        </w:rPr>
        <w:lastRenderedPageBreak/>
        <w:t xml:space="preserve">VII. Cooperación: Colaborarán entre las distintas áreas (Finanzas, Prestaciones Económicas, Jurídico, etc.) y propiciarán el trabajo en equipo. La meta común es el pago oportuno de la nómina y la excelencia en el servicio, generando confianza en los derechohabientes hacia </w:t>
      </w:r>
      <w:del w:id="25" w:author="7403464" w:date="2026-03-03T13:41:00Z" w16du:dateUtc="2026-03-03T19:41:00Z">
        <w:r w:rsidRPr="00175FC8" w:rsidDel="00F90177">
          <w:rPr>
            <w:rFonts w:ascii="Aptos" w:hAnsi="Aptos"/>
            <w:sz w:val="24"/>
            <w:szCs w:val="24"/>
          </w:rPr>
          <w:delText xml:space="preserve">su </w:delText>
        </w:r>
      </w:del>
      <w:ins w:id="26" w:author="7403464" w:date="2026-03-03T13:41:00Z" w16du:dateUtc="2026-03-03T19:41:00Z">
        <w:r w:rsidR="00F90177">
          <w:rPr>
            <w:rFonts w:ascii="Aptos" w:hAnsi="Aptos"/>
            <w:sz w:val="24"/>
            <w:szCs w:val="24"/>
          </w:rPr>
          <w:t>la</w:t>
        </w:r>
        <w:r w:rsidR="00F90177" w:rsidRPr="00175FC8">
          <w:rPr>
            <w:rFonts w:ascii="Aptos" w:hAnsi="Aptos"/>
            <w:sz w:val="24"/>
            <w:szCs w:val="24"/>
          </w:rPr>
          <w:t xml:space="preserve"> </w:t>
        </w:r>
      </w:ins>
      <w:r w:rsidRPr="00175FC8">
        <w:rPr>
          <w:rFonts w:ascii="Aptos" w:hAnsi="Aptos"/>
          <w:sz w:val="24"/>
          <w:szCs w:val="24"/>
        </w:rPr>
        <w:t>institución.</w:t>
      </w:r>
    </w:p>
    <w:p w14:paraId="4F099E4D" w14:textId="77777777" w:rsidR="001E3F8E" w:rsidRPr="00175FC8" w:rsidRDefault="001E3F8E" w:rsidP="001E3F8E">
      <w:pPr>
        <w:jc w:val="both"/>
        <w:rPr>
          <w:rFonts w:ascii="Aptos" w:hAnsi="Aptos"/>
          <w:sz w:val="24"/>
          <w:szCs w:val="24"/>
        </w:rPr>
      </w:pPr>
      <w:r w:rsidRPr="00175FC8">
        <w:rPr>
          <w:rFonts w:ascii="Aptos" w:hAnsi="Aptos"/>
          <w:sz w:val="24"/>
          <w:szCs w:val="24"/>
        </w:rPr>
        <w:t>VIII. Liderazgo: Las personas servidoras públicas del IPE, especialmente aquellas con personal a su cargo, serán guía y ejemplo en la aplicación del Código de Ética y este Código de Conducta. Fomentarán con su conducta diaria los principios constitucionales y los valores de vocación de servicio que demanda la seguridad social.</w:t>
      </w:r>
    </w:p>
    <w:p w14:paraId="3F0ACE62"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Artículo </w:t>
      </w:r>
      <w:r w:rsidR="00401E10" w:rsidRPr="00175FC8">
        <w:rPr>
          <w:rFonts w:ascii="Aptos" w:hAnsi="Aptos"/>
          <w:sz w:val="24"/>
          <w:szCs w:val="24"/>
        </w:rPr>
        <w:t>8</w:t>
      </w:r>
      <w:r w:rsidRPr="00175FC8">
        <w:rPr>
          <w:rFonts w:ascii="Aptos" w:hAnsi="Aptos"/>
          <w:sz w:val="24"/>
          <w:szCs w:val="24"/>
        </w:rPr>
        <w:t>. De manera enunciativa más no limitativa, las personas servidoras públicas del Instituto de Pensiones del Estado ajustarán su conducta a las siguientes reglas de integridad, según sus atribuciones:</w:t>
      </w:r>
    </w:p>
    <w:p w14:paraId="1C9C5A59" w14:textId="77777777" w:rsidR="001E3F8E" w:rsidRPr="00175FC8" w:rsidRDefault="001E3F8E" w:rsidP="001E3F8E">
      <w:pPr>
        <w:jc w:val="both"/>
        <w:rPr>
          <w:rFonts w:ascii="Aptos" w:hAnsi="Aptos"/>
          <w:sz w:val="24"/>
          <w:szCs w:val="24"/>
        </w:rPr>
      </w:pPr>
      <w:r w:rsidRPr="00175FC8">
        <w:rPr>
          <w:rFonts w:ascii="Aptos" w:hAnsi="Aptos"/>
          <w:sz w:val="24"/>
          <w:szCs w:val="24"/>
        </w:rPr>
        <w:t>I. Actuación Pública: En toda gestión institucional, la persona servidora pública del IPE debe actuar con una clara orientación al interés público, asegurando que sus decisiones fortalezcan al Instituto y protejan el patrimonio de las y los trabajadores veracruzanos, observando integridad y transparencia en cada acto de autoridad.</w:t>
      </w:r>
    </w:p>
    <w:p w14:paraId="3542CC85" w14:textId="77777777" w:rsidR="001E3F8E" w:rsidRPr="00175FC8" w:rsidRDefault="001E3F8E" w:rsidP="001E3F8E">
      <w:pPr>
        <w:jc w:val="both"/>
        <w:rPr>
          <w:rFonts w:ascii="Aptos" w:hAnsi="Aptos"/>
          <w:sz w:val="24"/>
          <w:szCs w:val="24"/>
        </w:rPr>
      </w:pPr>
      <w:r w:rsidRPr="00175FC8">
        <w:rPr>
          <w:rFonts w:ascii="Aptos" w:hAnsi="Aptos"/>
          <w:sz w:val="24"/>
          <w:szCs w:val="24"/>
        </w:rPr>
        <w:t>II. Información Pública: Al manejar datos sensibles sobre aportaciones, historiales laborales y nóminas de pensionistas, se debe actuar bajo los principios de transparencia y rendición de cuentas, garantizando el derecho de acceso a la información sin comprometer la confidencialidad de los datos personales de los derechohabientes.</w:t>
      </w:r>
    </w:p>
    <w:p w14:paraId="5EACC908" w14:textId="2CC2347F" w:rsidR="001E3F8E" w:rsidRPr="00175FC8" w:rsidRDefault="001E3F8E" w:rsidP="001E3F8E">
      <w:pPr>
        <w:jc w:val="both"/>
        <w:rPr>
          <w:rFonts w:ascii="Aptos" w:hAnsi="Aptos"/>
          <w:sz w:val="24"/>
          <w:szCs w:val="24"/>
        </w:rPr>
      </w:pPr>
      <w:r w:rsidRPr="00175FC8">
        <w:rPr>
          <w:rFonts w:ascii="Aptos" w:hAnsi="Aptos"/>
          <w:sz w:val="24"/>
          <w:szCs w:val="24"/>
        </w:rPr>
        <w:t xml:space="preserve">III. Contrataciones Públicas, Licencias y Concesiones: Quienes participen en la adquisición de bienes o servicios para el Instituto, o en procesos relacionados con el patrimonio del IPE, deben garantizar las mejores condiciones para el Estado, actuando con imparcialidad y </w:t>
      </w:r>
      <w:ins w:id="27" w:author="7403464" w:date="2026-03-03T13:42:00Z" w16du:dateUtc="2026-03-03T19:42:00Z">
        <w:r w:rsidR="00F90177">
          <w:rPr>
            <w:rFonts w:ascii="Aptos" w:hAnsi="Aptos"/>
            <w:sz w:val="24"/>
            <w:szCs w:val="24"/>
          </w:rPr>
          <w:t>objetividad</w:t>
        </w:r>
      </w:ins>
      <w:ins w:id="28" w:author="7403464" w:date="2026-03-03T13:43:00Z" w16du:dateUtc="2026-03-03T19:43:00Z">
        <w:r w:rsidR="00F90177">
          <w:rPr>
            <w:rFonts w:ascii="Aptos" w:hAnsi="Aptos"/>
            <w:sz w:val="24"/>
            <w:szCs w:val="24"/>
          </w:rPr>
          <w:t xml:space="preserve">, </w:t>
        </w:r>
      </w:ins>
      <w:r w:rsidRPr="00175FC8">
        <w:rPr>
          <w:rFonts w:ascii="Aptos" w:hAnsi="Aptos"/>
          <w:sz w:val="24"/>
          <w:szCs w:val="24"/>
        </w:rPr>
        <w:t>evitando cualquier beneficio indebido para sí o para terceros.</w:t>
      </w:r>
    </w:p>
    <w:p w14:paraId="25A91305" w14:textId="77777777" w:rsidR="001E3F8E" w:rsidRPr="00175FC8" w:rsidRDefault="001E3F8E" w:rsidP="001E3F8E">
      <w:pPr>
        <w:jc w:val="both"/>
        <w:rPr>
          <w:rFonts w:ascii="Aptos" w:hAnsi="Aptos"/>
          <w:sz w:val="24"/>
          <w:szCs w:val="24"/>
        </w:rPr>
      </w:pPr>
      <w:r w:rsidRPr="00175FC8">
        <w:rPr>
          <w:rFonts w:ascii="Aptos" w:hAnsi="Aptos"/>
          <w:sz w:val="24"/>
          <w:szCs w:val="24"/>
        </w:rPr>
        <w:t>IV. Programas Gubernamentales: Al gestionar apoyos, beneficios o programas institucionales (como el otorgamiento de préstamos), se debe asegurar que la entrega de estos se apegue estrictamente a la normativa, sin discriminación y con total imparcialidad.</w:t>
      </w:r>
    </w:p>
    <w:p w14:paraId="624B7BDC" w14:textId="77777777" w:rsidR="001E3F8E" w:rsidRPr="00175FC8" w:rsidRDefault="001E3F8E" w:rsidP="001E3F8E">
      <w:pPr>
        <w:jc w:val="both"/>
        <w:rPr>
          <w:rFonts w:ascii="Aptos" w:hAnsi="Aptos"/>
          <w:sz w:val="24"/>
          <w:szCs w:val="24"/>
        </w:rPr>
      </w:pPr>
      <w:r w:rsidRPr="00175FC8">
        <w:rPr>
          <w:rFonts w:ascii="Aptos" w:hAnsi="Aptos"/>
          <w:sz w:val="24"/>
          <w:szCs w:val="24"/>
        </w:rPr>
        <w:t>V. Trámites y Servicios: La atención en ventanillas, debe realizarse con profesionalismo, respeto y calidez, eliminando cualquier barrera que dificulte el acceso de la población adulta mayor a su seguridad social.</w:t>
      </w:r>
    </w:p>
    <w:p w14:paraId="04DB86FC" w14:textId="77777777" w:rsidR="001E3F8E" w:rsidRPr="00175FC8" w:rsidRDefault="001E3F8E" w:rsidP="001E3F8E">
      <w:pPr>
        <w:jc w:val="both"/>
        <w:rPr>
          <w:rFonts w:ascii="Aptos" w:hAnsi="Aptos"/>
          <w:sz w:val="24"/>
          <w:szCs w:val="24"/>
        </w:rPr>
      </w:pPr>
      <w:r w:rsidRPr="00175FC8">
        <w:rPr>
          <w:rFonts w:ascii="Aptos" w:hAnsi="Aptos"/>
          <w:sz w:val="24"/>
          <w:szCs w:val="24"/>
        </w:rPr>
        <w:t>VI. Recursos Humanos: Los procesos de ingreso, promoción y permanencia en el Instituto deben basarse en la competencia por mérito, asegurando que el personal cuente con la capacidad técnica necesaria para el desarrollo de las funciones, con disciplina e igualdad de oportunidades.</w:t>
      </w:r>
    </w:p>
    <w:p w14:paraId="74D61FC6" w14:textId="7F4A8B5B" w:rsidR="001E3F8E" w:rsidRPr="00175FC8" w:rsidRDefault="001E3F8E" w:rsidP="001E3F8E">
      <w:pPr>
        <w:jc w:val="both"/>
        <w:rPr>
          <w:rFonts w:ascii="Aptos" w:hAnsi="Aptos"/>
          <w:sz w:val="24"/>
          <w:szCs w:val="24"/>
        </w:rPr>
      </w:pPr>
      <w:r w:rsidRPr="00175FC8">
        <w:rPr>
          <w:rFonts w:ascii="Aptos" w:hAnsi="Aptos"/>
          <w:sz w:val="24"/>
          <w:szCs w:val="24"/>
        </w:rPr>
        <w:lastRenderedPageBreak/>
        <w:t>VII. Administración de Bienes Muebles e Inmuebles: En el manejo del patrimonio institucional (edificios, hoteles, terrenos y mobiliario), la persona servidora pública debe actuar con honradez y economía, optimizando el uso de los bienes y asegurando que su administración contribuya a la sostenibilidad financiera</w:t>
      </w:r>
      <w:ins w:id="29" w:author="7403464" w:date="2026-03-03T13:43:00Z" w16du:dateUtc="2026-03-03T19:43:00Z">
        <w:r w:rsidR="00F90177">
          <w:rPr>
            <w:rFonts w:ascii="Aptos" w:hAnsi="Aptos"/>
            <w:sz w:val="24"/>
            <w:szCs w:val="24"/>
          </w:rPr>
          <w:t xml:space="preserve">. </w:t>
        </w:r>
        <w:proofErr w:type="gramStart"/>
        <w:r w:rsidR="00F90177">
          <w:rPr>
            <w:rFonts w:ascii="Aptos" w:hAnsi="Aptos"/>
            <w:sz w:val="24"/>
            <w:szCs w:val="24"/>
          </w:rPr>
          <w:t>¿</w:t>
        </w:r>
      </w:ins>
      <w:r w:rsidRPr="00175FC8">
        <w:rPr>
          <w:rFonts w:ascii="Aptos" w:hAnsi="Aptos"/>
          <w:sz w:val="24"/>
          <w:szCs w:val="24"/>
        </w:rPr>
        <w:t xml:space="preserve"> del</w:t>
      </w:r>
      <w:proofErr w:type="gramEnd"/>
      <w:r w:rsidRPr="00175FC8">
        <w:rPr>
          <w:rFonts w:ascii="Aptos" w:hAnsi="Aptos"/>
          <w:sz w:val="24"/>
          <w:szCs w:val="24"/>
        </w:rPr>
        <w:t xml:space="preserve"> fondo.</w:t>
      </w:r>
      <w:ins w:id="30" w:author="7403464" w:date="2026-03-03T13:43:00Z" w16du:dateUtc="2026-03-03T19:43:00Z">
        <w:r w:rsidR="00F90177">
          <w:rPr>
            <w:rFonts w:ascii="Aptos" w:hAnsi="Aptos"/>
            <w:sz w:val="24"/>
            <w:szCs w:val="24"/>
          </w:rPr>
          <w:t>?</w:t>
        </w:r>
      </w:ins>
    </w:p>
    <w:p w14:paraId="558DF1E7" w14:textId="77777777" w:rsidR="001E3F8E" w:rsidRPr="00175FC8" w:rsidRDefault="001E3F8E" w:rsidP="001E3F8E">
      <w:pPr>
        <w:jc w:val="both"/>
        <w:rPr>
          <w:rFonts w:ascii="Aptos" w:hAnsi="Aptos"/>
          <w:sz w:val="24"/>
          <w:szCs w:val="24"/>
        </w:rPr>
      </w:pPr>
      <w:r w:rsidRPr="00175FC8">
        <w:rPr>
          <w:rFonts w:ascii="Aptos" w:hAnsi="Aptos"/>
          <w:sz w:val="24"/>
          <w:szCs w:val="24"/>
        </w:rPr>
        <w:t>VIII. Procesos de Evaluación: Al participar en auditorías, evaluaciones de desempeño, se debe actuar con objetividad e integridad, proporcionando información veraz que permita mejorar la operación del Instituto.</w:t>
      </w:r>
    </w:p>
    <w:p w14:paraId="4186183D" w14:textId="77777777" w:rsidR="001E3F8E" w:rsidRPr="00175FC8" w:rsidRDefault="001E3F8E" w:rsidP="001E3F8E">
      <w:pPr>
        <w:jc w:val="both"/>
        <w:rPr>
          <w:rFonts w:ascii="Aptos" w:hAnsi="Aptos"/>
          <w:sz w:val="24"/>
          <w:szCs w:val="24"/>
        </w:rPr>
      </w:pPr>
      <w:r w:rsidRPr="00175FC8">
        <w:rPr>
          <w:rFonts w:ascii="Aptos" w:hAnsi="Aptos"/>
          <w:sz w:val="24"/>
          <w:szCs w:val="24"/>
        </w:rPr>
        <w:t>IX. Control Interno: Se debe colaborar activamente en la detección y prevención de riesgos, comunicando de manera oportuna cualquier irregularidad que pueda afectar la operatividad del IPE.</w:t>
      </w:r>
    </w:p>
    <w:p w14:paraId="505CB686" w14:textId="77777777" w:rsidR="001E3F8E" w:rsidRPr="00175FC8" w:rsidRDefault="001E3F8E" w:rsidP="001E3F8E">
      <w:pPr>
        <w:jc w:val="both"/>
        <w:rPr>
          <w:rFonts w:ascii="Aptos" w:hAnsi="Aptos"/>
          <w:sz w:val="24"/>
          <w:szCs w:val="24"/>
        </w:rPr>
      </w:pPr>
      <w:r w:rsidRPr="00175FC8">
        <w:rPr>
          <w:rFonts w:ascii="Aptos" w:hAnsi="Aptos"/>
          <w:sz w:val="24"/>
          <w:szCs w:val="24"/>
        </w:rPr>
        <w:t>X. Procedimiento Administrativo: En el desahogo de recursos de inconformidad o trámites de pensión, se deben respetar las formalidades esenciales y la garantía de audiencia, actuando con legalidad y respeto absoluto a los derechos humanos de la derechohabiencia.</w:t>
      </w:r>
    </w:p>
    <w:p w14:paraId="0FD30EC5" w14:textId="77777777" w:rsidR="001E3F8E" w:rsidRPr="00175FC8" w:rsidRDefault="001E3F8E" w:rsidP="001E3F8E">
      <w:pPr>
        <w:jc w:val="both"/>
        <w:rPr>
          <w:rFonts w:ascii="Aptos" w:hAnsi="Aptos"/>
          <w:sz w:val="24"/>
          <w:szCs w:val="24"/>
        </w:rPr>
      </w:pPr>
      <w:r w:rsidRPr="00175FC8">
        <w:rPr>
          <w:rFonts w:ascii="Aptos" w:hAnsi="Aptos"/>
          <w:sz w:val="24"/>
          <w:szCs w:val="24"/>
        </w:rPr>
        <w:t>XI. Desempeño Permanente con Integridad: La conducta diaria debe ser ejemplar, promoviendo la equidad de género y la protección del entorno cultural y ecológico en todas las instalaciones del Instituto.</w:t>
      </w:r>
    </w:p>
    <w:p w14:paraId="2EEA581C" w14:textId="77777777" w:rsidR="001E3F8E" w:rsidRPr="00175FC8" w:rsidRDefault="001E3F8E" w:rsidP="001E3F8E">
      <w:pPr>
        <w:jc w:val="both"/>
        <w:rPr>
          <w:rFonts w:ascii="Aptos" w:hAnsi="Aptos"/>
          <w:sz w:val="24"/>
          <w:szCs w:val="24"/>
        </w:rPr>
      </w:pPr>
      <w:r w:rsidRPr="00175FC8">
        <w:rPr>
          <w:rFonts w:ascii="Aptos" w:hAnsi="Aptos"/>
          <w:sz w:val="24"/>
          <w:szCs w:val="24"/>
        </w:rPr>
        <w:t>XII. Cooperación con la Integridad: El personal debe colaborar estrechamente con la cultura ética institucional y el servicio a la sociedad.</w:t>
      </w:r>
    </w:p>
    <w:p w14:paraId="6F42FB04" w14:textId="23F04063" w:rsidR="001E3F8E" w:rsidRPr="00175FC8" w:rsidRDefault="001E3F8E" w:rsidP="001E3F8E">
      <w:pPr>
        <w:jc w:val="both"/>
        <w:rPr>
          <w:rFonts w:ascii="Aptos" w:hAnsi="Aptos"/>
          <w:sz w:val="24"/>
          <w:szCs w:val="24"/>
        </w:rPr>
      </w:pPr>
      <w:r w:rsidRPr="00175FC8">
        <w:rPr>
          <w:rFonts w:ascii="Aptos" w:hAnsi="Aptos"/>
          <w:sz w:val="24"/>
          <w:szCs w:val="24"/>
        </w:rPr>
        <w:t xml:space="preserve">XIII. Comportamiento Digno: En el desempeño de sus funciones, se conducirá con respeto hacia sí mismo, sus </w:t>
      </w:r>
      <w:ins w:id="31" w:author="7403464" w:date="2026-03-02T18:53:00Z" w16du:dateUtc="2026-03-03T00:53:00Z">
        <w:r w:rsidR="00C330BE">
          <w:rPr>
            <w:rFonts w:ascii="Aptos" w:hAnsi="Aptos"/>
            <w:sz w:val="24"/>
            <w:szCs w:val="24"/>
          </w:rPr>
          <w:t xml:space="preserve">compañeras y </w:t>
        </w:r>
      </w:ins>
      <w:r w:rsidRPr="00175FC8">
        <w:rPr>
          <w:rFonts w:ascii="Aptos" w:hAnsi="Aptos"/>
          <w:sz w:val="24"/>
          <w:szCs w:val="24"/>
        </w:rPr>
        <w:t>compañeros y, fundamentalmente, hacia los usuarios, prohibiéndose cualquier forma de hostigamiento o acoso sexual, así como expresiones discriminatorias que vulneren la dignidad de las personas vinculadas a la función pública del IPE.</w:t>
      </w:r>
    </w:p>
    <w:p w14:paraId="77A4C847"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CAPÍTULO III</w:t>
      </w:r>
    </w:p>
    <w:p w14:paraId="07A44781"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DEL CONFLICTO DE INTERÉS</w:t>
      </w:r>
    </w:p>
    <w:p w14:paraId="4457CF25" w14:textId="77777777" w:rsidR="00401E10" w:rsidRPr="00175FC8" w:rsidRDefault="00401E10" w:rsidP="00401E10">
      <w:pPr>
        <w:spacing w:after="0"/>
        <w:jc w:val="center"/>
        <w:rPr>
          <w:rFonts w:ascii="Aptos" w:hAnsi="Aptos"/>
          <w:b/>
          <w:bCs/>
          <w:sz w:val="24"/>
          <w:szCs w:val="24"/>
        </w:rPr>
      </w:pPr>
    </w:p>
    <w:p w14:paraId="77B28984"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9</w:t>
      </w:r>
      <w:r w:rsidRPr="00175FC8">
        <w:rPr>
          <w:rFonts w:ascii="Aptos" w:hAnsi="Aptos"/>
          <w:sz w:val="24"/>
          <w:szCs w:val="24"/>
        </w:rPr>
        <w:t>. Existe conflicto de interés cuando las personas servidoras públicas del Instituto de Pensiones del Estado, se encuentren impedidas de cumplir con el principio de imparcialidad en el desempeño de su empleo, cargo o comisión, en virtud de intereses personales, que interfieren en la atención o resolución de los asuntos del Instituto.</w:t>
      </w:r>
    </w:p>
    <w:p w14:paraId="17528D4F" w14:textId="77777777" w:rsidR="00584B85" w:rsidRPr="00175FC8" w:rsidRDefault="00584B85" w:rsidP="00584B85">
      <w:pPr>
        <w:jc w:val="both"/>
        <w:rPr>
          <w:rFonts w:ascii="Aptos" w:hAnsi="Aptos"/>
          <w:sz w:val="24"/>
          <w:szCs w:val="24"/>
        </w:rPr>
      </w:pPr>
      <w:r w:rsidRPr="00175FC8">
        <w:rPr>
          <w:rFonts w:ascii="Aptos" w:hAnsi="Aptos"/>
          <w:sz w:val="24"/>
          <w:szCs w:val="24"/>
        </w:rPr>
        <w:t>Artículo 1</w:t>
      </w:r>
      <w:r w:rsidR="00175FC8" w:rsidRPr="00175FC8">
        <w:rPr>
          <w:rFonts w:ascii="Aptos" w:hAnsi="Aptos"/>
          <w:sz w:val="24"/>
          <w:szCs w:val="24"/>
        </w:rPr>
        <w:t>0</w:t>
      </w:r>
      <w:r w:rsidRPr="00175FC8">
        <w:rPr>
          <w:rFonts w:ascii="Aptos" w:hAnsi="Aptos"/>
          <w:sz w:val="24"/>
          <w:szCs w:val="24"/>
        </w:rPr>
        <w:t>. Prohibiciones Específicas. Las personas servidoras públicas del IPE se abstendrán de solicitar, aceptar o admitir dinero, regalos, beneficios, favores, promesas u otras ventajas, de cualquier valor, que pudieran influir en su juicio profesional. En particular, queda prohibido recibir incentivos por:</w:t>
      </w:r>
    </w:p>
    <w:p w14:paraId="5503C905" w14:textId="77777777" w:rsidR="00584B85" w:rsidRPr="00175FC8" w:rsidRDefault="00584B85" w:rsidP="00584B85">
      <w:pPr>
        <w:jc w:val="both"/>
        <w:rPr>
          <w:rFonts w:ascii="Aptos" w:hAnsi="Aptos"/>
          <w:sz w:val="24"/>
          <w:szCs w:val="24"/>
        </w:rPr>
      </w:pPr>
      <w:r w:rsidRPr="00175FC8">
        <w:rPr>
          <w:rFonts w:ascii="Aptos" w:hAnsi="Aptos"/>
          <w:sz w:val="24"/>
          <w:szCs w:val="24"/>
        </w:rPr>
        <w:lastRenderedPageBreak/>
        <w:t>Agilizar o favorecer el dictamen de una pensión o jubilación.</w:t>
      </w:r>
    </w:p>
    <w:p w14:paraId="0D439CEF" w14:textId="77777777" w:rsidR="00584B85" w:rsidRPr="00175FC8" w:rsidRDefault="00584B85" w:rsidP="00584B85">
      <w:pPr>
        <w:jc w:val="both"/>
        <w:rPr>
          <w:rFonts w:ascii="Aptos" w:hAnsi="Aptos"/>
          <w:sz w:val="24"/>
          <w:szCs w:val="24"/>
        </w:rPr>
      </w:pPr>
      <w:r w:rsidRPr="00175FC8">
        <w:rPr>
          <w:rFonts w:ascii="Aptos" w:hAnsi="Aptos"/>
          <w:sz w:val="24"/>
          <w:szCs w:val="24"/>
        </w:rPr>
        <w:t>Influir en la autorización de préstamos.</w:t>
      </w:r>
    </w:p>
    <w:p w14:paraId="75E847AD" w14:textId="58F78D94" w:rsidR="00584B85" w:rsidRPr="00175FC8" w:rsidRDefault="00584B85" w:rsidP="00584B85">
      <w:pPr>
        <w:jc w:val="both"/>
        <w:rPr>
          <w:rFonts w:ascii="Aptos" w:hAnsi="Aptos"/>
          <w:sz w:val="24"/>
          <w:szCs w:val="24"/>
        </w:rPr>
      </w:pPr>
      <w:r w:rsidRPr="00175FC8">
        <w:rPr>
          <w:rFonts w:ascii="Aptos" w:hAnsi="Aptos"/>
          <w:sz w:val="24"/>
          <w:szCs w:val="24"/>
        </w:rPr>
        <w:t xml:space="preserve">Proporcionar información de </w:t>
      </w:r>
      <w:proofErr w:type="spellStart"/>
      <w:r w:rsidRPr="00175FC8">
        <w:rPr>
          <w:rFonts w:ascii="Aptos" w:hAnsi="Aptos"/>
          <w:sz w:val="24"/>
          <w:szCs w:val="24"/>
        </w:rPr>
        <w:t>cáracter</w:t>
      </w:r>
      <w:proofErr w:type="spellEnd"/>
      <w:r w:rsidRPr="00175FC8">
        <w:rPr>
          <w:rFonts w:ascii="Aptos" w:hAnsi="Aptos"/>
          <w:sz w:val="24"/>
          <w:szCs w:val="24"/>
        </w:rPr>
        <w:t xml:space="preserve"> reservado</w:t>
      </w:r>
      <w:ins w:id="32" w:author="7403464" w:date="2026-03-03T13:44:00Z" w16du:dateUtc="2026-03-03T19:44:00Z">
        <w:r w:rsidR="00F90177">
          <w:rPr>
            <w:rFonts w:ascii="Aptos" w:hAnsi="Aptos"/>
            <w:sz w:val="24"/>
            <w:szCs w:val="24"/>
          </w:rPr>
          <w:t xml:space="preserve"> o confidencial</w:t>
        </w:r>
      </w:ins>
      <w:del w:id="33" w:author="7403464" w:date="2026-03-03T13:44:00Z" w16du:dateUtc="2026-03-03T19:44:00Z">
        <w:r w:rsidRPr="00175FC8" w:rsidDel="00F90177">
          <w:rPr>
            <w:rFonts w:ascii="Aptos" w:hAnsi="Aptos"/>
            <w:sz w:val="24"/>
            <w:szCs w:val="24"/>
          </w:rPr>
          <w:delText>.</w:delText>
        </w:r>
      </w:del>
    </w:p>
    <w:p w14:paraId="6B12A34B" w14:textId="77777777" w:rsidR="00584B85" w:rsidRPr="00175FC8" w:rsidRDefault="00584B85" w:rsidP="00584B85">
      <w:pPr>
        <w:jc w:val="both"/>
        <w:rPr>
          <w:rFonts w:ascii="Aptos" w:hAnsi="Aptos"/>
          <w:sz w:val="24"/>
          <w:szCs w:val="24"/>
        </w:rPr>
      </w:pPr>
      <w:r w:rsidRPr="00175FC8">
        <w:rPr>
          <w:rFonts w:ascii="Aptos" w:hAnsi="Aptos"/>
          <w:sz w:val="24"/>
          <w:szCs w:val="24"/>
        </w:rPr>
        <w:t>Intervenir en la contratación de proveedores con los que tengan vínculos.</w:t>
      </w:r>
    </w:p>
    <w:p w14:paraId="450F605E" w14:textId="248003D6"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11</w:t>
      </w:r>
      <w:r w:rsidRPr="00175FC8">
        <w:rPr>
          <w:rFonts w:ascii="Aptos" w:hAnsi="Aptos"/>
          <w:sz w:val="24"/>
          <w:szCs w:val="24"/>
        </w:rPr>
        <w:t xml:space="preserve">. Denuncia y Vigilancia. Las personas servidoras públicas que tengan conocimiento de la posible existencia de un conflicto de interés de </w:t>
      </w:r>
      <w:ins w:id="34" w:author="7403464" w:date="2026-03-02T18:53:00Z" w16du:dateUtc="2026-03-03T00:53:00Z">
        <w:r w:rsidR="00C330BE">
          <w:rPr>
            <w:rFonts w:ascii="Aptos" w:hAnsi="Aptos"/>
            <w:sz w:val="24"/>
            <w:szCs w:val="24"/>
          </w:rPr>
          <w:t xml:space="preserve">otras u </w:t>
        </w:r>
      </w:ins>
      <w:proofErr w:type="gramStart"/>
      <w:r w:rsidRPr="00175FC8">
        <w:rPr>
          <w:rFonts w:ascii="Aptos" w:hAnsi="Aptos"/>
          <w:sz w:val="24"/>
          <w:szCs w:val="24"/>
        </w:rPr>
        <w:t xml:space="preserve">otros </w:t>
      </w:r>
      <w:ins w:id="35" w:author="7403464" w:date="2026-03-02T18:52:00Z" w16du:dateUtc="2026-03-03T00:52:00Z">
        <w:r w:rsidR="00C330BE">
          <w:rPr>
            <w:rFonts w:ascii="Aptos" w:hAnsi="Aptos"/>
            <w:sz w:val="24"/>
            <w:szCs w:val="24"/>
          </w:rPr>
          <w:t xml:space="preserve"> </w:t>
        </w:r>
      </w:ins>
      <w:r w:rsidRPr="00175FC8">
        <w:rPr>
          <w:rFonts w:ascii="Aptos" w:hAnsi="Aptos"/>
          <w:sz w:val="24"/>
          <w:szCs w:val="24"/>
        </w:rPr>
        <w:t>compañeros</w:t>
      </w:r>
      <w:proofErr w:type="gramEnd"/>
      <w:r w:rsidRPr="00175FC8">
        <w:rPr>
          <w:rFonts w:ascii="Aptos" w:hAnsi="Aptos"/>
          <w:sz w:val="24"/>
          <w:szCs w:val="24"/>
        </w:rPr>
        <w:t xml:space="preserve"> o superiores, deberán comunicarlo formalmente a su superior jerárquico y al Órgano Interno de Control (OIC) en el Instituto, para que se inicien las investigaciones conducentes. Se garantizará en todo momento la protección de la identidad de la persona denunciante. </w:t>
      </w:r>
    </w:p>
    <w:p w14:paraId="79F0D42E" w14:textId="77777777" w:rsidR="00584B85" w:rsidRPr="00175FC8" w:rsidRDefault="00584B85" w:rsidP="00584B85">
      <w:pPr>
        <w:jc w:val="both"/>
        <w:rPr>
          <w:rFonts w:ascii="Aptos" w:hAnsi="Aptos"/>
          <w:sz w:val="24"/>
          <w:szCs w:val="24"/>
        </w:rPr>
      </w:pPr>
      <w:r w:rsidRPr="00175FC8">
        <w:rPr>
          <w:rFonts w:ascii="Aptos" w:hAnsi="Aptos"/>
          <w:sz w:val="24"/>
          <w:szCs w:val="24"/>
        </w:rPr>
        <w:t>La omisión de esta conducta constituye una falta administrativa grave conforme a la ley vigente.</w:t>
      </w:r>
    </w:p>
    <w:p w14:paraId="2708E757" w14:textId="77777777" w:rsidR="00584B85" w:rsidRPr="00175FC8" w:rsidRDefault="00584B85" w:rsidP="00175FC8">
      <w:pPr>
        <w:spacing w:after="0"/>
        <w:jc w:val="center"/>
        <w:rPr>
          <w:rFonts w:ascii="Aptos" w:hAnsi="Aptos"/>
          <w:b/>
          <w:bCs/>
          <w:sz w:val="24"/>
          <w:szCs w:val="24"/>
        </w:rPr>
      </w:pPr>
      <w:r w:rsidRPr="00175FC8">
        <w:rPr>
          <w:rFonts w:ascii="Aptos" w:hAnsi="Aptos"/>
          <w:b/>
          <w:bCs/>
          <w:sz w:val="24"/>
          <w:szCs w:val="24"/>
        </w:rPr>
        <w:t>CAPÍTULO IV</w:t>
      </w:r>
    </w:p>
    <w:p w14:paraId="1B9FCD8C" w14:textId="77777777" w:rsidR="00584B85" w:rsidRPr="00175FC8" w:rsidRDefault="00584B85" w:rsidP="00175FC8">
      <w:pPr>
        <w:spacing w:after="0"/>
        <w:jc w:val="center"/>
        <w:rPr>
          <w:rFonts w:ascii="Aptos" w:hAnsi="Aptos"/>
          <w:b/>
          <w:bCs/>
          <w:sz w:val="24"/>
          <w:szCs w:val="24"/>
        </w:rPr>
      </w:pPr>
      <w:r w:rsidRPr="00175FC8">
        <w:rPr>
          <w:rFonts w:ascii="Aptos" w:hAnsi="Aptos"/>
          <w:b/>
          <w:bCs/>
          <w:sz w:val="24"/>
          <w:szCs w:val="24"/>
        </w:rPr>
        <w:t>DE LA CAPACITACIÓN Y DIFUSIÓN DEL CÓDIGO DE CONDUCTA EN EL IPE</w:t>
      </w:r>
    </w:p>
    <w:p w14:paraId="5C9D3EA3" w14:textId="77777777" w:rsidR="00175FC8" w:rsidRPr="00175FC8" w:rsidRDefault="00175FC8" w:rsidP="00175FC8">
      <w:pPr>
        <w:spacing w:after="0"/>
        <w:jc w:val="center"/>
        <w:rPr>
          <w:rFonts w:ascii="Aptos" w:hAnsi="Aptos"/>
          <w:b/>
          <w:bCs/>
          <w:sz w:val="24"/>
          <w:szCs w:val="24"/>
        </w:rPr>
      </w:pPr>
    </w:p>
    <w:p w14:paraId="1778D7B2"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12</w:t>
      </w:r>
      <w:r w:rsidRPr="00175FC8">
        <w:rPr>
          <w:rFonts w:ascii="Aptos" w:hAnsi="Aptos"/>
          <w:sz w:val="24"/>
          <w:szCs w:val="24"/>
        </w:rPr>
        <w:t>. El Instituto de Pensiones del Estado, a través del Cómite de Control y Desempeño Institucional, sus enlaces del Programa de Trabajo de Control Interno y con apoyo de la Dirección General, garantizará la máxima publicidad del presente Código de Conducta mediante:</w:t>
      </w:r>
    </w:p>
    <w:p w14:paraId="11F79166" w14:textId="77777777" w:rsidR="00584B85" w:rsidRPr="00175FC8" w:rsidRDefault="00584B85" w:rsidP="00584B85">
      <w:pPr>
        <w:jc w:val="both"/>
        <w:rPr>
          <w:rFonts w:ascii="Aptos" w:hAnsi="Aptos"/>
          <w:sz w:val="24"/>
          <w:szCs w:val="24"/>
        </w:rPr>
      </w:pPr>
      <w:r w:rsidRPr="00175FC8">
        <w:rPr>
          <w:rFonts w:ascii="Aptos" w:hAnsi="Aptos"/>
          <w:sz w:val="24"/>
          <w:szCs w:val="24"/>
        </w:rPr>
        <w:t>I. La publicación permanente y accesible en el portal oficial del IPE y en la plataforma de transparencia.</w:t>
      </w:r>
    </w:p>
    <w:p w14:paraId="61919F57"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13</w:t>
      </w:r>
      <w:r w:rsidRPr="00175FC8">
        <w:rPr>
          <w:rFonts w:ascii="Aptos" w:hAnsi="Aptos"/>
          <w:sz w:val="24"/>
          <w:szCs w:val="24"/>
        </w:rPr>
        <w:t>. Obligatoriedad de Conocimiento. Toda persona que ingrese a laborar al Instituto deberá conocer el Código de Conducta y del Código de Ética vigente, firmando la Carta Compromiso (Anexo I) como constancia de conocimiento y aceptación de sus disposiciones.</w:t>
      </w:r>
    </w:p>
    <w:p w14:paraId="2A9AA9AB"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14</w:t>
      </w:r>
      <w:r w:rsidRPr="00175FC8">
        <w:rPr>
          <w:rFonts w:ascii="Aptos" w:hAnsi="Aptos"/>
          <w:sz w:val="24"/>
          <w:szCs w:val="24"/>
        </w:rPr>
        <w:t>. El IPE, en coordinación con el Cómite de Control y Desempeño Institucional y la Subdirección Administrativa, implementará un programa permanente de capacitación y sensibilización. Estas acciones serán obligatorias para todo el personal.</w:t>
      </w:r>
    </w:p>
    <w:p w14:paraId="0A6BCF87" w14:textId="77777777" w:rsidR="00584B85" w:rsidRPr="00175FC8" w:rsidRDefault="00A23CCA"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15</w:t>
      </w:r>
      <w:r w:rsidRPr="00175FC8">
        <w:rPr>
          <w:rFonts w:ascii="Aptos" w:hAnsi="Aptos"/>
          <w:sz w:val="24"/>
          <w:szCs w:val="24"/>
        </w:rPr>
        <w:t>. Estrategias de Fomento. El Instituto diseñará campañas internas de promoción de los valores institucionales para asegurar que la Ética Pública no sea solo un marco normativo, sino una práctica cotidiana en la toma de decisiones y el servicio al derechohabiente.</w:t>
      </w:r>
    </w:p>
    <w:p w14:paraId="65052FAE" w14:textId="77777777" w:rsidR="00175FC8" w:rsidRDefault="00175FC8" w:rsidP="00175FC8">
      <w:pPr>
        <w:spacing w:after="0"/>
        <w:jc w:val="center"/>
        <w:rPr>
          <w:rFonts w:ascii="Aptos" w:hAnsi="Aptos"/>
          <w:b/>
          <w:bCs/>
          <w:sz w:val="24"/>
          <w:szCs w:val="24"/>
        </w:rPr>
      </w:pPr>
    </w:p>
    <w:p w14:paraId="1303048C" w14:textId="77777777" w:rsidR="00175FC8" w:rsidRDefault="00175FC8" w:rsidP="00175FC8">
      <w:pPr>
        <w:spacing w:after="0"/>
        <w:jc w:val="center"/>
        <w:rPr>
          <w:rFonts w:ascii="Aptos" w:hAnsi="Aptos"/>
          <w:b/>
          <w:bCs/>
          <w:sz w:val="24"/>
          <w:szCs w:val="24"/>
        </w:rPr>
      </w:pPr>
    </w:p>
    <w:p w14:paraId="75D23CA2"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lastRenderedPageBreak/>
        <w:t>CAPÍTULO V</w:t>
      </w:r>
    </w:p>
    <w:p w14:paraId="1D6D0186"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DE LA APLICACIÓN Y CUMPLIMIENTO DEL CÓDIGO DE CONDUCTA</w:t>
      </w:r>
    </w:p>
    <w:p w14:paraId="79E03017" w14:textId="77777777" w:rsidR="00175FC8" w:rsidRPr="00175FC8" w:rsidRDefault="00175FC8" w:rsidP="00175FC8">
      <w:pPr>
        <w:spacing w:after="0"/>
        <w:jc w:val="center"/>
        <w:rPr>
          <w:rFonts w:ascii="Aptos" w:hAnsi="Aptos"/>
          <w:b/>
          <w:bCs/>
          <w:sz w:val="24"/>
          <w:szCs w:val="24"/>
        </w:rPr>
      </w:pPr>
    </w:p>
    <w:p w14:paraId="28A1EE53"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16</w:t>
      </w:r>
      <w:r w:rsidRPr="00175FC8">
        <w:rPr>
          <w:rFonts w:ascii="Aptos" w:hAnsi="Aptos"/>
          <w:sz w:val="24"/>
          <w:szCs w:val="24"/>
        </w:rPr>
        <w:t>. El presente Código de Conducta es resultado de un proceso de apropiación institucional, diseñado en congruencia con la misión y visión del Instituto.</w:t>
      </w:r>
    </w:p>
    <w:p w14:paraId="6740A551"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17</w:t>
      </w:r>
      <w:r w:rsidRPr="00175FC8">
        <w:rPr>
          <w:rFonts w:ascii="Aptos" w:hAnsi="Aptos"/>
          <w:sz w:val="24"/>
          <w:szCs w:val="24"/>
        </w:rPr>
        <w:t>. Vigilancia y Evaluación. La vigilancia del cumplimiento de este Código de Conducta recae en el Enlace de Ética del Instituto, bajo la supervisión del Órgano Interno de Control (OIC). Para tal efecto.</w:t>
      </w:r>
    </w:p>
    <w:p w14:paraId="3612F2FC"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18</w:t>
      </w:r>
      <w:r w:rsidRPr="00175FC8">
        <w:rPr>
          <w:rFonts w:ascii="Aptos" w:hAnsi="Aptos"/>
          <w:sz w:val="24"/>
          <w:szCs w:val="24"/>
        </w:rPr>
        <w:t>. Protocolo de Denuncia y Protección al Denunciante. Cualquier persona servidora pública o derechohabiente que tenga conocimiento de un incumplimiento a este Código, podrá presentarlo ante el OIC del IPE. El proceso se regirá bajo los siguientes criterios de protección:</w:t>
      </w:r>
    </w:p>
    <w:p w14:paraId="1000903B" w14:textId="77777777" w:rsidR="00A23CCA" w:rsidRPr="00175FC8" w:rsidRDefault="00A23CCA" w:rsidP="00A23CCA">
      <w:pPr>
        <w:jc w:val="both"/>
        <w:rPr>
          <w:rFonts w:ascii="Aptos" w:hAnsi="Aptos"/>
          <w:sz w:val="24"/>
          <w:szCs w:val="24"/>
        </w:rPr>
      </w:pPr>
      <w:r w:rsidRPr="00175FC8">
        <w:rPr>
          <w:rFonts w:ascii="Aptos" w:hAnsi="Aptos"/>
          <w:sz w:val="24"/>
          <w:szCs w:val="24"/>
        </w:rPr>
        <w:t>I. Confidencialidad: La identidad de las y los denunciantes será reservada conforme a las leyes aplicables para evitar cualquier vulnerabilidad.</w:t>
      </w:r>
    </w:p>
    <w:p w14:paraId="00A9E361" w14:textId="77777777" w:rsidR="00A23CCA" w:rsidRPr="00175FC8" w:rsidRDefault="00A23CCA" w:rsidP="00A23CCA">
      <w:pPr>
        <w:jc w:val="both"/>
        <w:rPr>
          <w:rFonts w:ascii="Aptos" w:hAnsi="Aptos"/>
          <w:sz w:val="24"/>
          <w:szCs w:val="24"/>
        </w:rPr>
      </w:pPr>
      <w:r w:rsidRPr="00175FC8">
        <w:rPr>
          <w:rFonts w:ascii="Aptos" w:hAnsi="Aptos"/>
          <w:sz w:val="24"/>
          <w:szCs w:val="24"/>
        </w:rPr>
        <w:t>II. Medidas contra Represalias: El Instituto, a través de sus autoridades y el OIC, implementará medidas institucionales inmediatas para evitar situaciones de intimidación, amenazas directas o indirectas, acoso laboral o cambios injustificados de adscripción hacia quienes denuncien de buena fe y con motivos razonables.</w:t>
      </w:r>
    </w:p>
    <w:p w14:paraId="1084BFB5" w14:textId="77777777" w:rsidR="00584B85" w:rsidRPr="00175FC8" w:rsidRDefault="00A23CCA" w:rsidP="00A23CCA">
      <w:pPr>
        <w:jc w:val="both"/>
        <w:rPr>
          <w:rFonts w:ascii="Aptos" w:hAnsi="Aptos"/>
          <w:sz w:val="24"/>
          <w:szCs w:val="24"/>
        </w:rPr>
      </w:pPr>
      <w:r w:rsidRPr="00175FC8">
        <w:rPr>
          <w:rFonts w:ascii="Aptos" w:hAnsi="Aptos"/>
          <w:sz w:val="24"/>
          <w:szCs w:val="24"/>
        </w:rPr>
        <w:t>III. Protección Integral: Se considerará una falta administrativa grave cualquier intento de obstaculizar el proceso de denuncia o de ejercer represalias contra el personal que colabore en las investigaciones.</w:t>
      </w:r>
    </w:p>
    <w:p w14:paraId="4FBB3076"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CAPÍTULO VI</w:t>
      </w:r>
    </w:p>
    <w:p w14:paraId="5B3EFC90"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DE LAS SANCIONES</w:t>
      </w:r>
    </w:p>
    <w:p w14:paraId="1A6C12CE" w14:textId="77777777" w:rsidR="00175FC8" w:rsidRPr="00175FC8" w:rsidRDefault="00175FC8" w:rsidP="00175FC8">
      <w:pPr>
        <w:spacing w:after="0"/>
        <w:jc w:val="center"/>
        <w:rPr>
          <w:rFonts w:ascii="Aptos" w:hAnsi="Aptos"/>
          <w:b/>
          <w:bCs/>
          <w:sz w:val="24"/>
          <w:szCs w:val="24"/>
        </w:rPr>
      </w:pPr>
    </w:p>
    <w:p w14:paraId="3F1A314B"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19</w:t>
      </w:r>
      <w:r w:rsidRPr="00175FC8">
        <w:rPr>
          <w:rFonts w:ascii="Aptos" w:hAnsi="Aptos"/>
          <w:sz w:val="24"/>
          <w:szCs w:val="24"/>
        </w:rPr>
        <w:t>. Responsabilidad Administrativa. Las personas servidoras públicas del Instituto de Pensiones del Estado que incumplan con las disposiciones contenidas en este Código de Conducta, en el Código de Ética o en las conductas descritas en el Anexo I, incurrirán en hechos que pueden determinar la comisión de una falta administrativa.</w:t>
      </w:r>
    </w:p>
    <w:p w14:paraId="6AE1D685"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20</w:t>
      </w:r>
      <w:r w:rsidRPr="00175FC8">
        <w:rPr>
          <w:rFonts w:ascii="Aptos" w:hAnsi="Aptos"/>
          <w:sz w:val="24"/>
          <w:szCs w:val="24"/>
        </w:rPr>
        <w:t>. Procedimiento y Autoridades. Dichas faltas serán conocidas y sancionadas por el Órgano Interno de Control (OIC) en el IPE o la autoridad competente, conforme a sus atribuciones y con estricto apego a:</w:t>
      </w:r>
    </w:p>
    <w:p w14:paraId="74EFA912" w14:textId="77777777" w:rsidR="00A23CCA" w:rsidRPr="00175FC8" w:rsidRDefault="00A23CCA" w:rsidP="00A23CCA">
      <w:pPr>
        <w:jc w:val="both"/>
        <w:rPr>
          <w:rFonts w:ascii="Aptos" w:hAnsi="Aptos"/>
          <w:sz w:val="24"/>
          <w:szCs w:val="24"/>
        </w:rPr>
      </w:pPr>
      <w:r w:rsidRPr="00175FC8">
        <w:rPr>
          <w:rFonts w:ascii="Aptos" w:hAnsi="Aptos"/>
          <w:sz w:val="24"/>
          <w:szCs w:val="24"/>
        </w:rPr>
        <w:t>I. La Ley General de Responsabilidades Administrativas.</w:t>
      </w:r>
    </w:p>
    <w:p w14:paraId="29360204" w14:textId="77777777" w:rsidR="00A23CCA" w:rsidRPr="00175FC8" w:rsidRDefault="00A23CCA" w:rsidP="00A23CCA">
      <w:pPr>
        <w:jc w:val="both"/>
        <w:rPr>
          <w:rFonts w:ascii="Aptos" w:hAnsi="Aptos"/>
          <w:sz w:val="24"/>
          <w:szCs w:val="24"/>
        </w:rPr>
      </w:pPr>
      <w:r w:rsidRPr="00175FC8">
        <w:rPr>
          <w:rFonts w:ascii="Aptos" w:hAnsi="Aptos"/>
          <w:sz w:val="24"/>
          <w:szCs w:val="24"/>
        </w:rPr>
        <w:t>II. La Ley de Responsabilidades Administrativas para el Estado de Veracruz de Ignacio de la Llave.</w:t>
      </w:r>
    </w:p>
    <w:p w14:paraId="17F80B47" w14:textId="77777777" w:rsidR="00A23CCA" w:rsidRPr="00175FC8" w:rsidRDefault="00A23CCA" w:rsidP="00A23CCA">
      <w:pPr>
        <w:jc w:val="both"/>
        <w:rPr>
          <w:rFonts w:ascii="Aptos" w:hAnsi="Aptos"/>
          <w:sz w:val="24"/>
          <w:szCs w:val="24"/>
        </w:rPr>
      </w:pPr>
      <w:r w:rsidRPr="00175FC8">
        <w:rPr>
          <w:rFonts w:ascii="Aptos" w:hAnsi="Aptos"/>
          <w:sz w:val="24"/>
          <w:szCs w:val="24"/>
        </w:rPr>
        <w:t>III. El Reglamento Interior del Instituto de Pensiones del Estado.</w:t>
      </w:r>
    </w:p>
    <w:p w14:paraId="21D562A2" w14:textId="77777777" w:rsidR="00A23CCA" w:rsidRPr="00175FC8" w:rsidRDefault="00A23CCA" w:rsidP="00A23CCA">
      <w:pPr>
        <w:jc w:val="both"/>
        <w:rPr>
          <w:rFonts w:ascii="Aptos" w:hAnsi="Aptos"/>
          <w:sz w:val="24"/>
          <w:szCs w:val="24"/>
        </w:rPr>
      </w:pPr>
      <w:r w:rsidRPr="00175FC8">
        <w:rPr>
          <w:rFonts w:ascii="Aptos" w:hAnsi="Aptos"/>
          <w:sz w:val="24"/>
          <w:szCs w:val="24"/>
        </w:rPr>
        <w:lastRenderedPageBreak/>
        <w:t>IV. El Reglamento Interior de la Contraloría General del Estado y demás ordenamientos jurídicos aplicables al caso concreto.</w:t>
      </w:r>
    </w:p>
    <w:p w14:paraId="1235B167" w14:textId="77777777" w:rsidR="00CA69C1" w:rsidRPr="00175FC8" w:rsidRDefault="00CA69C1" w:rsidP="00A23CCA">
      <w:pPr>
        <w:jc w:val="center"/>
        <w:rPr>
          <w:rFonts w:ascii="Aptos" w:hAnsi="Aptos"/>
          <w:b/>
          <w:bCs/>
          <w:sz w:val="24"/>
          <w:szCs w:val="24"/>
          <w:lang w:val="en-US"/>
        </w:rPr>
      </w:pPr>
      <w:r w:rsidRPr="00175FC8">
        <w:rPr>
          <w:rFonts w:ascii="Aptos" w:hAnsi="Aptos"/>
          <w:b/>
          <w:bCs/>
          <w:sz w:val="24"/>
          <w:szCs w:val="24"/>
          <w:lang w:val="en-US"/>
        </w:rPr>
        <w:t>T R A N S I T O R I O S</w:t>
      </w:r>
    </w:p>
    <w:p w14:paraId="30E37A03" w14:textId="77777777" w:rsidR="00CA69C1" w:rsidRPr="00175FC8" w:rsidRDefault="00CA69C1" w:rsidP="00CA69C1">
      <w:pPr>
        <w:jc w:val="both"/>
        <w:rPr>
          <w:rFonts w:ascii="Aptos" w:hAnsi="Aptos"/>
          <w:sz w:val="24"/>
          <w:szCs w:val="24"/>
        </w:rPr>
      </w:pPr>
      <w:r w:rsidRPr="00175FC8">
        <w:rPr>
          <w:rFonts w:ascii="Aptos" w:hAnsi="Aptos"/>
          <w:sz w:val="24"/>
          <w:szCs w:val="24"/>
        </w:rPr>
        <w:t>PRIMERO. El presente Código de Conducta entrará en vigor al día siguiente de su publicación en el portal oficial del Instituto de Pensiones del Estado de Veracruz.</w:t>
      </w:r>
    </w:p>
    <w:p w14:paraId="21CC8468" w14:textId="77777777" w:rsidR="00CA69C1" w:rsidRPr="00175FC8" w:rsidRDefault="00CA69C1" w:rsidP="00CA69C1">
      <w:pPr>
        <w:jc w:val="both"/>
        <w:rPr>
          <w:rFonts w:ascii="Aptos" w:hAnsi="Aptos"/>
          <w:sz w:val="24"/>
          <w:szCs w:val="24"/>
        </w:rPr>
      </w:pPr>
      <w:r w:rsidRPr="00175FC8">
        <w:rPr>
          <w:rFonts w:ascii="Aptos" w:hAnsi="Aptos"/>
          <w:sz w:val="24"/>
          <w:szCs w:val="24"/>
        </w:rPr>
        <w:t>SEGUNDO. Se abroga el Código de Conducta del Instituto de Pensiones del Estado de Veracruz de Ignacio de la Llave, publicado con fecha 16 de julio de 2020, así como cualquier disposición administrativa interna que contravenga lo establecido en el presente documento.</w:t>
      </w:r>
    </w:p>
    <w:p w14:paraId="3E004FEA" w14:textId="77777777" w:rsidR="00175FC8" w:rsidRDefault="00175FC8" w:rsidP="00175FC8">
      <w:pPr>
        <w:spacing w:after="0"/>
        <w:jc w:val="center"/>
        <w:rPr>
          <w:rFonts w:ascii="Aptos" w:hAnsi="Aptos"/>
          <w:b/>
          <w:bCs/>
          <w:sz w:val="24"/>
          <w:szCs w:val="24"/>
        </w:rPr>
      </w:pPr>
    </w:p>
    <w:p w14:paraId="2D069E73" w14:textId="77777777" w:rsidR="00175FC8" w:rsidRPr="00175FC8" w:rsidRDefault="00B5775B" w:rsidP="00175FC8">
      <w:pPr>
        <w:spacing w:after="0"/>
        <w:jc w:val="center"/>
        <w:rPr>
          <w:rFonts w:ascii="Aptos" w:hAnsi="Aptos"/>
          <w:b/>
          <w:bCs/>
          <w:sz w:val="24"/>
          <w:szCs w:val="24"/>
        </w:rPr>
      </w:pPr>
      <w:r w:rsidRPr="00175FC8">
        <w:rPr>
          <w:rFonts w:ascii="Aptos" w:hAnsi="Aptos"/>
          <w:b/>
          <w:bCs/>
          <w:sz w:val="24"/>
          <w:szCs w:val="24"/>
        </w:rPr>
        <w:t>CONDUCTAS DE LAS PERSONAS SERVIDORAS PÚBLICAS DEL IPE</w:t>
      </w:r>
    </w:p>
    <w:p w14:paraId="71F95E77" w14:textId="77777777" w:rsidR="00175FC8" w:rsidRPr="00175FC8" w:rsidRDefault="00175FC8" w:rsidP="00175FC8">
      <w:pPr>
        <w:spacing w:after="0"/>
        <w:jc w:val="center"/>
        <w:rPr>
          <w:rFonts w:ascii="Aptos" w:hAnsi="Aptos"/>
          <w:b/>
          <w:bCs/>
          <w:sz w:val="24"/>
          <w:szCs w:val="24"/>
        </w:rPr>
      </w:pPr>
    </w:p>
    <w:p w14:paraId="06AA0062" w14:textId="77777777" w:rsidR="00B5775B" w:rsidRPr="00175FC8" w:rsidRDefault="00B5775B" w:rsidP="00B5775B">
      <w:pPr>
        <w:jc w:val="both"/>
        <w:rPr>
          <w:rFonts w:ascii="Aptos" w:hAnsi="Aptos"/>
          <w:sz w:val="24"/>
          <w:szCs w:val="24"/>
        </w:rPr>
      </w:pPr>
      <w:r w:rsidRPr="00175FC8">
        <w:rPr>
          <w:rFonts w:ascii="Aptos" w:hAnsi="Aptos"/>
          <w:sz w:val="24"/>
          <w:szCs w:val="24"/>
        </w:rPr>
        <w:t>I. Compromiso con la Seguridad Social.</w:t>
      </w:r>
    </w:p>
    <w:p w14:paraId="42DD5A89" w14:textId="1EA74E87" w:rsidR="00B5775B" w:rsidRPr="00175FC8" w:rsidRDefault="00B5775B" w:rsidP="00B5775B">
      <w:pPr>
        <w:jc w:val="both"/>
        <w:rPr>
          <w:rFonts w:ascii="Aptos" w:hAnsi="Aptos"/>
          <w:sz w:val="24"/>
          <w:szCs w:val="24"/>
        </w:rPr>
      </w:pPr>
      <w:r w:rsidRPr="00175FC8">
        <w:rPr>
          <w:rFonts w:ascii="Aptos" w:hAnsi="Aptos"/>
          <w:sz w:val="24"/>
          <w:szCs w:val="24"/>
        </w:rPr>
        <w:t xml:space="preserve">Tengo una absoluta vocación de servicio con la sociedad y la </w:t>
      </w:r>
      <w:proofErr w:type="spellStart"/>
      <w:r w:rsidRPr="00175FC8">
        <w:rPr>
          <w:rFonts w:ascii="Aptos" w:hAnsi="Aptos"/>
          <w:sz w:val="24"/>
          <w:szCs w:val="24"/>
        </w:rPr>
        <w:t>derechohabiencia</w:t>
      </w:r>
      <w:proofErr w:type="spellEnd"/>
      <w:r w:rsidRPr="00175FC8">
        <w:rPr>
          <w:rFonts w:ascii="Aptos" w:hAnsi="Aptos"/>
          <w:sz w:val="24"/>
          <w:szCs w:val="24"/>
        </w:rPr>
        <w:t xml:space="preserve"> (activ</w:t>
      </w:r>
      <w:ins w:id="36" w:author="7403464" w:date="2026-03-02T18:59:00Z" w16du:dateUtc="2026-03-03T00:59:00Z">
        <w:r w:rsidR="00C330BE">
          <w:rPr>
            <w:rFonts w:ascii="Aptos" w:hAnsi="Aptos"/>
            <w:sz w:val="24"/>
            <w:szCs w:val="24"/>
          </w:rPr>
          <w:t>a</w:t>
        </w:r>
      </w:ins>
      <w:del w:id="37" w:author="7403464" w:date="2026-03-02T18:59:00Z" w16du:dateUtc="2026-03-03T00:59:00Z">
        <w:r w:rsidRPr="00175FC8" w:rsidDel="00C330BE">
          <w:rPr>
            <w:rFonts w:ascii="Aptos" w:hAnsi="Aptos"/>
            <w:sz w:val="24"/>
            <w:szCs w:val="24"/>
          </w:rPr>
          <w:delText>os</w:delText>
        </w:r>
      </w:del>
      <w:r w:rsidRPr="00175FC8">
        <w:rPr>
          <w:rFonts w:ascii="Aptos" w:hAnsi="Aptos"/>
          <w:sz w:val="24"/>
          <w:szCs w:val="24"/>
        </w:rPr>
        <w:t>, jubilad</w:t>
      </w:r>
      <w:ins w:id="38" w:author="7403464" w:date="2026-03-02T18:59:00Z" w16du:dateUtc="2026-03-03T00:59:00Z">
        <w:r w:rsidR="00C330BE">
          <w:rPr>
            <w:rFonts w:ascii="Aptos" w:hAnsi="Aptos"/>
            <w:sz w:val="24"/>
            <w:szCs w:val="24"/>
          </w:rPr>
          <w:t>a</w:t>
        </w:r>
      </w:ins>
      <w:del w:id="39" w:author="7403464" w:date="2026-03-02T18:59:00Z" w16du:dateUtc="2026-03-03T00:59:00Z">
        <w:r w:rsidRPr="00175FC8" w:rsidDel="00C330BE">
          <w:rPr>
            <w:rFonts w:ascii="Aptos" w:hAnsi="Aptos"/>
            <w:sz w:val="24"/>
            <w:szCs w:val="24"/>
          </w:rPr>
          <w:delText>os</w:delText>
        </w:r>
      </w:del>
      <w:r w:rsidRPr="00175FC8">
        <w:rPr>
          <w:rFonts w:ascii="Aptos" w:hAnsi="Aptos"/>
          <w:sz w:val="24"/>
          <w:szCs w:val="24"/>
        </w:rPr>
        <w:t xml:space="preserve"> y pensionad</w:t>
      </w:r>
      <w:ins w:id="40" w:author="7403464" w:date="2026-03-02T18:59:00Z" w16du:dateUtc="2026-03-03T00:59:00Z">
        <w:r w:rsidR="00C330BE">
          <w:rPr>
            <w:rFonts w:ascii="Aptos" w:hAnsi="Aptos"/>
            <w:sz w:val="24"/>
            <w:szCs w:val="24"/>
          </w:rPr>
          <w:t>a</w:t>
        </w:r>
      </w:ins>
      <w:del w:id="41" w:author="7403464" w:date="2026-03-02T18:59:00Z" w16du:dateUtc="2026-03-03T00:59:00Z">
        <w:r w:rsidRPr="00175FC8" w:rsidDel="00C330BE">
          <w:rPr>
            <w:rFonts w:ascii="Aptos" w:hAnsi="Aptos"/>
            <w:sz w:val="24"/>
            <w:szCs w:val="24"/>
          </w:rPr>
          <w:delText>os</w:delText>
        </w:r>
      </w:del>
      <w:r w:rsidRPr="00175FC8">
        <w:rPr>
          <w:rFonts w:ascii="Aptos" w:hAnsi="Aptos"/>
          <w:sz w:val="24"/>
          <w:szCs w:val="24"/>
        </w:rPr>
        <w:t>). Antepongo el interés superior de las necesidades colectivas a las personales. Atiendo a toda persona con eficiencia y trato igualitario, sin conceder privilegios a organizaciones sindicales o individuos, garantizando un respeto irrestricto a los derechos humanos y fortaleciendo la confianza en el Instituto.</w:t>
      </w:r>
    </w:p>
    <w:p w14:paraId="40E716AE" w14:textId="77777777" w:rsidR="00B5775B" w:rsidRPr="00175FC8" w:rsidRDefault="00B5775B" w:rsidP="00B5775B">
      <w:pPr>
        <w:jc w:val="both"/>
        <w:rPr>
          <w:rFonts w:ascii="Aptos" w:hAnsi="Aptos"/>
          <w:sz w:val="24"/>
          <w:szCs w:val="24"/>
        </w:rPr>
      </w:pPr>
      <w:r w:rsidRPr="00175FC8">
        <w:rPr>
          <w:rFonts w:ascii="Aptos" w:hAnsi="Aptos"/>
          <w:sz w:val="24"/>
          <w:szCs w:val="24"/>
        </w:rPr>
        <w:t>II. Transparencia y Rendición de Cuentas.</w:t>
      </w:r>
    </w:p>
    <w:p w14:paraId="7C5DF40A" w14:textId="77777777" w:rsidR="00B5775B" w:rsidRPr="00175FC8" w:rsidRDefault="00B5775B" w:rsidP="00B5775B">
      <w:pPr>
        <w:jc w:val="both"/>
        <w:rPr>
          <w:rFonts w:ascii="Aptos" w:hAnsi="Aptos"/>
          <w:sz w:val="24"/>
          <w:szCs w:val="24"/>
        </w:rPr>
      </w:pPr>
      <w:r w:rsidRPr="00175FC8">
        <w:rPr>
          <w:rFonts w:ascii="Aptos" w:hAnsi="Aptos"/>
          <w:sz w:val="24"/>
          <w:szCs w:val="24"/>
        </w:rPr>
        <w:t>Informo de manera permanente y proactiva sobre mis actos como servidor público, privilegiando el principio de máxima publicidad. Atiendo con diligencia las solicitudes de información, protegiendo con rigor los datos personales sensibles de los expedientes de pensiones bajo mi custodia y asumo la responsabilidad plena de mis funciones.</w:t>
      </w:r>
    </w:p>
    <w:p w14:paraId="3B6813E0" w14:textId="77777777" w:rsidR="00B5775B" w:rsidRPr="00175FC8" w:rsidRDefault="00B5775B" w:rsidP="00B5775B">
      <w:pPr>
        <w:jc w:val="both"/>
        <w:rPr>
          <w:rFonts w:ascii="Aptos" w:hAnsi="Aptos"/>
          <w:sz w:val="24"/>
          <w:szCs w:val="24"/>
        </w:rPr>
      </w:pPr>
      <w:r w:rsidRPr="00175FC8">
        <w:rPr>
          <w:rFonts w:ascii="Aptos" w:hAnsi="Aptos"/>
          <w:sz w:val="24"/>
          <w:szCs w:val="24"/>
        </w:rPr>
        <w:t>III. Cultura de Austeridad y Honestidad Institucional.</w:t>
      </w:r>
    </w:p>
    <w:p w14:paraId="22CF561D" w14:textId="77777777" w:rsidR="00B5775B" w:rsidRPr="00175FC8" w:rsidRDefault="00B5775B" w:rsidP="00B5775B">
      <w:pPr>
        <w:jc w:val="both"/>
        <w:rPr>
          <w:rFonts w:ascii="Aptos" w:hAnsi="Aptos"/>
          <w:sz w:val="24"/>
          <w:szCs w:val="24"/>
        </w:rPr>
      </w:pPr>
      <w:r w:rsidRPr="00175FC8">
        <w:rPr>
          <w:rFonts w:ascii="Aptos" w:hAnsi="Aptos"/>
          <w:sz w:val="24"/>
          <w:szCs w:val="24"/>
        </w:rPr>
        <w:t>Me conduzco con rectitud sin utilizar mi cargo para obtener beneficios personales o para terceros (especialmente en préstamos o inversiones del fondo). Ejerzo mis funciones con austeridad, optimizando el patrimonio del IPE sin ostentación, siendo guía y promotor de la ética pública.</w:t>
      </w:r>
    </w:p>
    <w:p w14:paraId="072752EE" w14:textId="77777777" w:rsidR="00B5775B" w:rsidRPr="00175FC8" w:rsidRDefault="00B5775B" w:rsidP="00B5775B">
      <w:pPr>
        <w:jc w:val="both"/>
        <w:rPr>
          <w:rFonts w:ascii="Aptos" w:hAnsi="Aptos"/>
          <w:sz w:val="24"/>
          <w:szCs w:val="24"/>
        </w:rPr>
      </w:pPr>
      <w:r w:rsidRPr="00175FC8">
        <w:rPr>
          <w:rFonts w:ascii="Aptos" w:hAnsi="Aptos"/>
          <w:sz w:val="24"/>
          <w:szCs w:val="24"/>
        </w:rPr>
        <w:t>IV. Respeto y Dignidad Laboral.</w:t>
      </w:r>
    </w:p>
    <w:p w14:paraId="0AA53760" w14:textId="410AB344" w:rsidR="00B5775B" w:rsidRPr="00175FC8" w:rsidRDefault="00B5775B" w:rsidP="00B5775B">
      <w:pPr>
        <w:jc w:val="both"/>
        <w:rPr>
          <w:rFonts w:ascii="Aptos" w:hAnsi="Aptos"/>
          <w:sz w:val="24"/>
          <w:szCs w:val="24"/>
        </w:rPr>
      </w:pPr>
      <w:r w:rsidRPr="00175FC8">
        <w:rPr>
          <w:rFonts w:ascii="Aptos" w:hAnsi="Aptos"/>
          <w:sz w:val="24"/>
          <w:szCs w:val="24"/>
        </w:rPr>
        <w:t xml:space="preserve">Asumo una actitud de respeto hacia mis pares, superiores y subordinados. Entiendo que mis derechos terminan donde trasgredo los de otros. Propicio un diálogo cortés, trato armónico y </w:t>
      </w:r>
      <w:ins w:id="42" w:author="7403464" w:date="2026-03-03T13:44:00Z" w16du:dateUtc="2026-03-03T19:44:00Z">
        <w:r w:rsidR="00F90177">
          <w:rPr>
            <w:rFonts w:ascii="Aptos" w:hAnsi="Aptos"/>
            <w:sz w:val="24"/>
            <w:szCs w:val="24"/>
          </w:rPr>
          <w:t xml:space="preserve">de </w:t>
        </w:r>
      </w:ins>
      <w:r w:rsidRPr="00175FC8">
        <w:rPr>
          <w:rFonts w:ascii="Aptos" w:hAnsi="Aptos"/>
          <w:sz w:val="24"/>
          <w:szCs w:val="24"/>
        </w:rPr>
        <w:t>cooperación, eliminando cualquier forma de discriminación en el entorno de trabajo.</w:t>
      </w:r>
    </w:p>
    <w:p w14:paraId="7F4A1937" w14:textId="77777777" w:rsidR="00175FC8" w:rsidRPr="00175FC8" w:rsidRDefault="00175FC8" w:rsidP="00B5775B">
      <w:pPr>
        <w:jc w:val="both"/>
        <w:rPr>
          <w:rFonts w:ascii="Aptos" w:hAnsi="Aptos"/>
          <w:sz w:val="24"/>
          <w:szCs w:val="24"/>
        </w:rPr>
      </w:pPr>
    </w:p>
    <w:p w14:paraId="58B64DC9" w14:textId="77777777" w:rsidR="00175FC8" w:rsidRPr="00175FC8" w:rsidRDefault="00175FC8" w:rsidP="00B5775B">
      <w:pPr>
        <w:jc w:val="both"/>
        <w:rPr>
          <w:rFonts w:ascii="Aptos" w:hAnsi="Aptos"/>
          <w:sz w:val="24"/>
          <w:szCs w:val="24"/>
        </w:rPr>
      </w:pPr>
    </w:p>
    <w:p w14:paraId="64D30D21" w14:textId="77777777" w:rsidR="00B5775B" w:rsidRPr="00175FC8" w:rsidRDefault="00B5775B" w:rsidP="00B5775B">
      <w:pPr>
        <w:jc w:val="both"/>
        <w:rPr>
          <w:rFonts w:ascii="Aptos" w:hAnsi="Aptos"/>
          <w:sz w:val="24"/>
          <w:szCs w:val="24"/>
        </w:rPr>
      </w:pPr>
      <w:r w:rsidRPr="00175FC8">
        <w:rPr>
          <w:rFonts w:ascii="Aptos" w:hAnsi="Aptos"/>
          <w:sz w:val="24"/>
          <w:szCs w:val="24"/>
        </w:rPr>
        <w:t>V. Cero Tolerancia a la Violencia contra las Mujeres.</w:t>
      </w:r>
    </w:p>
    <w:p w14:paraId="0FABA786" w14:textId="77777777" w:rsidR="00B5775B" w:rsidRPr="00175FC8" w:rsidRDefault="00B5775B" w:rsidP="00B5775B">
      <w:pPr>
        <w:jc w:val="both"/>
        <w:rPr>
          <w:rFonts w:ascii="Aptos" w:hAnsi="Aptos"/>
          <w:sz w:val="24"/>
          <w:szCs w:val="24"/>
        </w:rPr>
      </w:pPr>
      <w:r w:rsidRPr="00175FC8">
        <w:rPr>
          <w:rFonts w:ascii="Aptos" w:hAnsi="Aptos"/>
          <w:sz w:val="24"/>
          <w:szCs w:val="24"/>
        </w:rPr>
        <w:t>Garantizo el derecho a la igualdad y no discriminación. Me desempeño con absoluto respeto hacia mis compañeras, asumiendo el compromiso firme de prevenir, denunciar y erradicar cualquier tipo de violencia de género en las instalaciones del Instituto.</w:t>
      </w:r>
    </w:p>
    <w:p w14:paraId="47466ECF" w14:textId="77777777" w:rsidR="00B5775B" w:rsidRPr="00175FC8" w:rsidRDefault="00B5775B" w:rsidP="00B5775B">
      <w:pPr>
        <w:jc w:val="both"/>
        <w:rPr>
          <w:rFonts w:ascii="Aptos" w:hAnsi="Aptos"/>
          <w:sz w:val="24"/>
          <w:szCs w:val="24"/>
        </w:rPr>
      </w:pPr>
      <w:r w:rsidRPr="00175FC8">
        <w:rPr>
          <w:rFonts w:ascii="Aptos" w:hAnsi="Aptos"/>
          <w:sz w:val="24"/>
          <w:szCs w:val="24"/>
        </w:rPr>
        <w:t>VI. Convivencia Ética y Profesional.</w:t>
      </w:r>
    </w:p>
    <w:p w14:paraId="7415DEB3" w14:textId="79E0BD2F" w:rsidR="00B5775B" w:rsidRPr="00175FC8" w:rsidRDefault="00B5775B" w:rsidP="00B5775B">
      <w:pPr>
        <w:jc w:val="both"/>
        <w:rPr>
          <w:rFonts w:ascii="Aptos" w:hAnsi="Aptos"/>
          <w:sz w:val="24"/>
          <w:szCs w:val="24"/>
        </w:rPr>
      </w:pPr>
      <w:r w:rsidRPr="00175FC8">
        <w:rPr>
          <w:rFonts w:ascii="Aptos" w:hAnsi="Aptos"/>
          <w:sz w:val="24"/>
          <w:szCs w:val="24"/>
        </w:rPr>
        <w:t xml:space="preserve">Fomento la tolerancia y evito rumores que dañen la reputación de terceros. Respeto la privacidad de mis </w:t>
      </w:r>
      <w:ins w:id="43" w:author="7403464" w:date="2026-03-02T18:52:00Z" w16du:dateUtc="2026-03-03T00:52:00Z">
        <w:r w:rsidR="00C330BE">
          <w:rPr>
            <w:rFonts w:ascii="Aptos" w:hAnsi="Aptos"/>
            <w:sz w:val="24"/>
            <w:szCs w:val="24"/>
          </w:rPr>
          <w:t xml:space="preserve">compañeras y </w:t>
        </w:r>
      </w:ins>
      <w:r w:rsidRPr="00175FC8">
        <w:rPr>
          <w:rFonts w:ascii="Aptos" w:hAnsi="Aptos"/>
          <w:sz w:val="24"/>
          <w:szCs w:val="24"/>
        </w:rPr>
        <w:t xml:space="preserve">compañeros y evito acciones que distraigan o causen molestia (ruidos altos, ventas </w:t>
      </w:r>
      <w:del w:id="44" w:author="7403464" w:date="2026-03-03T13:45:00Z" w16du:dateUtc="2026-03-03T19:45:00Z">
        <w:r w:rsidRPr="00175FC8" w:rsidDel="00F90177">
          <w:rPr>
            <w:rFonts w:ascii="Aptos" w:hAnsi="Aptos"/>
            <w:sz w:val="24"/>
            <w:szCs w:val="24"/>
          </w:rPr>
          <w:delText>ajenas al servicio</w:delText>
        </w:r>
      </w:del>
      <w:ins w:id="45" w:author="7403464" w:date="2026-03-03T13:45:00Z" w16du:dateUtc="2026-03-03T19:45:00Z">
        <w:r w:rsidR="00F90177">
          <w:rPr>
            <w:rFonts w:ascii="Aptos" w:hAnsi="Aptos"/>
            <w:sz w:val="24"/>
            <w:szCs w:val="24"/>
          </w:rPr>
          <w:t>de carácter personal</w:t>
        </w:r>
      </w:ins>
      <w:r w:rsidRPr="00175FC8">
        <w:rPr>
          <w:rFonts w:ascii="Aptos" w:hAnsi="Aptos"/>
          <w:sz w:val="24"/>
          <w:szCs w:val="24"/>
        </w:rPr>
        <w:t xml:space="preserve">, </w:t>
      </w:r>
      <w:del w:id="46" w:author="7403464" w:date="2026-03-03T13:45:00Z" w16du:dateUtc="2026-03-03T19:45:00Z">
        <w:r w:rsidRPr="00175FC8" w:rsidDel="00F90177">
          <w:rPr>
            <w:rFonts w:ascii="Aptos" w:hAnsi="Aptos"/>
            <w:sz w:val="24"/>
            <w:szCs w:val="24"/>
          </w:rPr>
          <w:delText>o</w:delText>
        </w:r>
      </w:del>
      <w:r w:rsidRPr="00175FC8">
        <w:rPr>
          <w:rFonts w:ascii="Aptos" w:hAnsi="Aptos"/>
          <w:sz w:val="24"/>
          <w:szCs w:val="24"/>
        </w:rPr>
        <w:t xml:space="preserve"> fumar en áreas prohibidas). Prohibición absoluta: Introducir alimentos u objetos que afecten la salud o el entorno laboral del Instituto.</w:t>
      </w:r>
    </w:p>
    <w:p w14:paraId="060D81A0" w14:textId="77777777" w:rsidR="00B5775B" w:rsidRPr="00175FC8" w:rsidRDefault="00B5775B" w:rsidP="00B5775B">
      <w:pPr>
        <w:jc w:val="both"/>
        <w:rPr>
          <w:rFonts w:ascii="Aptos" w:hAnsi="Aptos"/>
          <w:sz w:val="24"/>
          <w:szCs w:val="24"/>
        </w:rPr>
      </w:pPr>
      <w:r w:rsidRPr="00175FC8">
        <w:rPr>
          <w:rFonts w:ascii="Aptos" w:hAnsi="Aptos"/>
          <w:sz w:val="24"/>
          <w:szCs w:val="24"/>
        </w:rPr>
        <w:t>VII. Erradicación del Hostigamiento y Acoso Sexual.</w:t>
      </w:r>
    </w:p>
    <w:p w14:paraId="4F328FB2" w14:textId="77777777" w:rsidR="00B5775B" w:rsidRPr="00175FC8" w:rsidRDefault="00B5775B" w:rsidP="00B5775B">
      <w:pPr>
        <w:jc w:val="both"/>
        <w:rPr>
          <w:rFonts w:ascii="Aptos" w:hAnsi="Aptos"/>
          <w:sz w:val="24"/>
          <w:szCs w:val="24"/>
        </w:rPr>
      </w:pPr>
      <w:r w:rsidRPr="00175FC8">
        <w:rPr>
          <w:rFonts w:ascii="Aptos" w:hAnsi="Aptos"/>
          <w:sz w:val="24"/>
          <w:szCs w:val="24"/>
        </w:rPr>
        <w:t>Entiendo que estas conductas son faltas graves a la rectitud y atentan contra los derechos humanos. Evito cualquier acción de naturaleza sexual no deseada y denuncio de inmediato ante el Órgano Interno de Control cualquier acto del que tenga conocimiento.</w:t>
      </w:r>
    </w:p>
    <w:p w14:paraId="61BF7ED2" w14:textId="77777777" w:rsidR="00B5775B" w:rsidRPr="00175FC8" w:rsidRDefault="00B5775B" w:rsidP="00B5775B">
      <w:pPr>
        <w:jc w:val="both"/>
        <w:rPr>
          <w:rFonts w:ascii="Aptos" w:hAnsi="Aptos"/>
          <w:sz w:val="24"/>
          <w:szCs w:val="24"/>
        </w:rPr>
      </w:pPr>
      <w:r w:rsidRPr="00175FC8">
        <w:rPr>
          <w:rFonts w:ascii="Aptos" w:hAnsi="Aptos"/>
          <w:sz w:val="24"/>
          <w:szCs w:val="24"/>
        </w:rPr>
        <w:t>VIII. Desempeño Íntegro y Apego Normativo.</w:t>
      </w:r>
    </w:p>
    <w:p w14:paraId="0A71325B" w14:textId="3A3409EA" w:rsidR="00B5775B" w:rsidRPr="00175FC8" w:rsidRDefault="00B5775B" w:rsidP="00B5775B">
      <w:pPr>
        <w:jc w:val="both"/>
        <w:rPr>
          <w:rFonts w:ascii="Aptos" w:hAnsi="Aptos"/>
          <w:sz w:val="24"/>
          <w:szCs w:val="24"/>
        </w:rPr>
      </w:pPr>
      <w:r w:rsidRPr="00175FC8">
        <w:rPr>
          <w:rFonts w:ascii="Aptos" w:hAnsi="Aptos"/>
          <w:sz w:val="24"/>
          <w:szCs w:val="24"/>
        </w:rPr>
        <w:t>Conozco y cumplo la Ley 287 de Pensiones del Estado, respetando las facultades de mi puesto y desarrollando mis funciones con integridad</w:t>
      </w:r>
      <w:ins w:id="47" w:author="7403464" w:date="2026-03-03T13:46:00Z" w16du:dateUtc="2026-03-03T19:46:00Z">
        <w:r w:rsidR="00F90177">
          <w:rPr>
            <w:rFonts w:ascii="Aptos" w:hAnsi="Aptos"/>
            <w:sz w:val="24"/>
            <w:szCs w:val="24"/>
          </w:rPr>
          <w:t xml:space="preserve">. </w:t>
        </w:r>
        <w:proofErr w:type="gramStart"/>
        <w:r w:rsidR="00F90177">
          <w:rPr>
            <w:rFonts w:ascii="Aptos" w:hAnsi="Aptos"/>
            <w:sz w:val="24"/>
            <w:szCs w:val="24"/>
          </w:rPr>
          <w:t>¿</w:t>
        </w:r>
      </w:ins>
      <w:r w:rsidRPr="00175FC8">
        <w:rPr>
          <w:rFonts w:ascii="Aptos" w:hAnsi="Aptos"/>
          <w:sz w:val="24"/>
          <w:szCs w:val="24"/>
        </w:rPr>
        <w:t xml:space="preserve"> técnica</w:t>
      </w:r>
      <w:proofErr w:type="gramEnd"/>
      <w:r w:rsidRPr="00175FC8">
        <w:rPr>
          <w:rFonts w:ascii="Aptos" w:hAnsi="Aptos"/>
          <w:sz w:val="24"/>
          <w:szCs w:val="24"/>
        </w:rPr>
        <w:t xml:space="preserve"> y legal.</w:t>
      </w:r>
      <w:ins w:id="48" w:author="7403464" w:date="2026-03-03T13:46:00Z" w16du:dateUtc="2026-03-03T19:46:00Z">
        <w:r w:rsidR="00F90177">
          <w:rPr>
            <w:rFonts w:ascii="Aptos" w:hAnsi="Aptos"/>
            <w:sz w:val="24"/>
            <w:szCs w:val="24"/>
          </w:rPr>
          <w:t>?</w:t>
        </w:r>
      </w:ins>
    </w:p>
    <w:p w14:paraId="33A58E66" w14:textId="77777777" w:rsidR="00B5775B" w:rsidRPr="00175FC8" w:rsidRDefault="00B5775B" w:rsidP="00B5775B">
      <w:pPr>
        <w:jc w:val="both"/>
        <w:rPr>
          <w:rFonts w:ascii="Aptos" w:hAnsi="Aptos"/>
          <w:sz w:val="24"/>
          <w:szCs w:val="24"/>
        </w:rPr>
      </w:pPr>
      <w:r w:rsidRPr="00175FC8">
        <w:rPr>
          <w:rFonts w:ascii="Aptos" w:hAnsi="Aptos"/>
          <w:sz w:val="24"/>
          <w:szCs w:val="24"/>
        </w:rPr>
        <w:t>IX. Protección de los Recursos Públicos.</w:t>
      </w:r>
    </w:p>
    <w:p w14:paraId="7154A183" w14:textId="77777777" w:rsidR="00B5775B" w:rsidRPr="00175FC8" w:rsidRDefault="00B5775B" w:rsidP="00B5775B">
      <w:pPr>
        <w:jc w:val="both"/>
        <w:rPr>
          <w:rFonts w:ascii="Aptos" w:hAnsi="Aptos"/>
          <w:sz w:val="24"/>
          <w:szCs w:val="24"/>
        </w:rPr>
      </w:pPr>
      <w:r w:rsidRPr="00175FC8">
        <w:rPr>
          <w:rFonts w:ascii="Aptos" w:hAnsi="Aptos"/>
          <w:sz w:val="24"/>
          <w:szCs w:val="24"/>
        </w:rPr>
        <w:t>Utilizo con transparencia y profesionalismo los bienes del Instituto (edificios, hoteles, vehículos, equipo informático y papelería). Entiendo que estos recursos son para el servicio de la población pensionista y me adhiero a los principios de racionalidad del gasto y austeridad.</w:t>
      </w:r>
    </w:p>
    <w:p w14:paraId="56C52336" w14:textId="77777777" w:rsidR="00B5775B" w:rsidRPr="00175FC8" w:rsidRDefault="00B5775B" w:rsidP="00B5775B">
      <w:pPr>
        <w:jc w:val="both"/>
        <w:rPr>
          <w:rFonts w:ascii="Aptos" w:hAnsi="Aptos"/>
          <w:sz w:val="24"/>
          <w:szCs w:val="24"/>
        </w:rPr>
      </w:pPr>
      <w:r w:rsidRPr="00175FC8">
        <w:rPr>
          <w:rFonts w:ascii="Aptos" w:hAnsi="Aptos"/>
          <w:sz w:val="24"/>
          <w:szCs w:val="24"/>
        </w:rPr>
        <w:t>X. Prevención del Conflicto de Interés.</w:t>
      </w:r>
    </w:p>
    <w:p w14:paraId="63E4BBF0" w14:textId="655F0103" w:rsidR="00B5775B" w:rsidRPr="00175FC8" w:rsidRDefault="00B5775B" w:rsidP="00B5775B">
      <w:pPr>
        <w:jc w:val="both"/>
        <w:rPr>
          <w:rFonts w:ascii="Aptos" w:hAnsi="Aptos"/>
          <w:sz w:val="24"/>
          <w:szCs w:val="24"/>
        </w:rPr>
      </w:pPr>
      <w:r w:rsidRPr="00175FC8">
        <w:rPr>
          <w:rFonts w:ascii="Aptos" w:hAnsi="Aptos"/>
          <w:sz w:val="24"/>
          <w:szCs w:val="24"/>
        </w:rPr>
        <w:t>Rechazo cualquier intento de terceros (sindicatos, gestores o familiares) para influir en mis decisiones. No acept</w:t>
      </w:r>
      <w:ins w:id="49" w:author="7403464" w:date="2026-03-03T13:46:00Z" w16du:dateUtc="2026-03-03T19:46:00Z">
        <w:r w:rsidR="00F90177">
          <w:rPr>
            <w:rFonts w:ascii="Aptos" w:hAnsi="Aptos"/>
            <w:sz w:val="24"/>
            <w:szCs w:val="24"/>
          </w:rPr>
          <w:t>and</w:t>
        </w:r>
      </w:ins>
      <w:r w:rsidRPr="00175FC8">
        <w:rPr>
          <w:rFonts w:ascii="Aptos" w:hAnsi="Aptos"/>
          <w:sz w:val="24"/>
          <w:szCs w:val="24"/>
        </w:rPr>
        <w:t>o compensaciones ni favores a cambio de otorgar beneficios o agilizar trámites en el Instituto.</w:t>
      </w:r>
    </w:p>
    <w:p w14:paraId="590AC08D" w14:textId="77777777" w:rsidR="00B5775B" w:rsidRPr="00175FC8" w:rsidRDefault="00B5775B" w:rsidP="00B5775B">
      <w:pPr>
        <w:jc w:val="both"/>
        <w:rPr>
          <w:rFonts w:ascii="Aptos" w:hAnsi="Aptos"/>
          <w:sz w:val="24"/>
          <w:szCs w:val="24"/>
        </w:rPr>
      </w:pPr>
      <w:r w:rsidRPr="00175FC8">
        <w:rPr>
          <w:rFonts w:ascii="Aptos" w:hAnsi="Aptos"/>
          <w:sz w:val="24"/>
          <w:szCs w:val="24"/>
        </w:rPr>
        <w:t>Para el cumplimiento de la misión del Instituto, me comprometo a:</w:t>
      </w:r>
    </w:p>
    <w:p w14:paraId="0C89BD50" w14:textId="77777777" w:rsidR="00B5775B" w:rsidRPr="00175FC8" w:rsidRDefault="00B5775B" w:rsidP="00B5775B">
      <w:pPr>
        <w:jc w:val="both"/>
        <w:rPr>
          <w:rFonts w:ascii="Aptos" w:hAnsi="Aptos"/>
          <w:sz w:val="24"/>
          <w:szCs w:val="24"/>
        </w:rPr>
      </w:pPr>
      <w:r w:rsidRPr="00175FC8">
        <w:rPr>
          <w:rFonts w:ascii="Aptos" w:hAnsi="Aptos"/>
          <w:sz w:val="24"/>
          <w:szCs w:val="24"/>
        </w:rPr>
        <w:t>I. Atender con calidez, paciencia y enfoque de derechos humanos a la población jubilada y pensionada en el pase de supervivencia y trámites.</w:t>
      </w:r>
    </w:p>
    <w:p w14:paraId="1B30629B" w14:textId="77777777" w:rsidR="00B5775B" w:rsidRPr="00175FC8" w:rsidRDefault="00B5775B" w:rsidP="00B5775B">
      <w:pPr>
        <w:jc w:val="both"/>
        <w:rPr>
          <w:rFonts w:ascii="Aptos" w:hAnsi="Aptos"/>
          <w:sz w:val="24"/>
          <w:szCs w:val="24"/>
        </w:rPr>
      </w:pPr>
      <w:r w:rsidRPr="00175FC8">
        <w:rPr>
          <w:rFonts w:ascii="Aptos" w:hAnsi="Aptos"/>
          <w:sz w:val="24"/>
          <w:szCs w:val="24"/>
        </w:rPr>
        <w:lastRenderedPageBreak/>
        <w:t>II. Dirigirme de manera profesional a los entes públicos y municipios deudores para formalizar convenios de pago que protejan el patrimonio del IPE.</w:t>
      </w:r>
    </w:p>
    <w:p w14:paraId="2A43A528" w14:textId="77777777" w:rsidR="00B5775B" w:rsidRPr="00175FC8" w:rsidRDefault="00B5775B" w:rsidP="00B5775B">
      <w:pPr>
        <w:jc w:val="both"/>
        <w:rPr>
          <w:rFonts w:ascii="Aptos" w:hAnsi="Aptos"/>
          <w:sz w:val="24"/>
          <w:szCs w:val="24"/>
        </w:rPr>
      </w:pPr>
      <w:r w:rsidRPr="00175FC8">
        <w:rPr>
          <w:rFonts w:ascii="Aptos" w:hAnsi="Aptos"/>
          <w:sz w:val="24"/>
          <w:szCs w:val="24"/>
        </w:rPr>
        <w:t>III. Realizar con integridad el cálculo de cuotas, aportaciones y préstamos, cuidando la información proporcionada por la derechohabiencia y Entes.</w:t>
      </w:r>
    </w:p>
    <w:p w14:paraId="0023C900" w14:textId="77777777" w:rsidR="00B5775B" w:rsidRPr="00175FC8" w:rsidRDefault="00B5775B" w:rsidP="00B5775B">
      <w:pPr>
        <w:jc w:val="both"/>
        <w:rPr>
          <w:rFonts w:ascii="Aptos" w:hAnsi="Aptos"/>
          <w:sz w:val="24"/>
          <w:szCs w:val="24"/>
        </w:rPr>
      </w:pPr>
      <w:r w:rsidRPr="00175FC8">
        <w:rPr>
          <w:rFonts w:ascii="Aptos" w:hAnsi="Aptos"/>
          <w:sz w:val="24"/>
          <w:szCs w:val="24"/>
        </w:rPr>
        <w:t>IV. Proteger los datos personales de la plantilla y la derechohabiencia bajo la Ley General de Protección de Datos Personales.</w:t>
      </w:r>
    </w:p>
    <w:p w14:paraId="77E2B3D4" w14:textId="77777777" w:rsidR="00B5775B" w:rsidRPr="00175FC8" w:rsidRDefault="00B5775B" w:rsidP="00B5775B">
      <w:pPr>
        <w:jc w:val="both"/>
        <w:rPr>
          <w:rFonts w:ascii="Aptos" w:hAnsi="Aptos"/>
          <w:sz w:val="24"/>
          <w:szCs w:val="24"/>
        </w:rPr>
      </w:pPr>
      <w:r w:rsidRPr="00175FC8">
        <w:rPr>
          <w:rFonts w:ascii="Aptos" w:hAnsi="Aptos"/>
          <w:sz w:val="24"/>
          <w:szCs w:val="24"/>
        </w:rPr>
        <w:t>V. Entregar información veraz y oportuna a las autoridades fiscalizadoras para asegurar la transparencia de la Cuenta Pública del Instituto.</w:t>
      </w:r>
    </w:p>
    <w:p w14:paraId="4F19BA03" w14:textId="77777777" w:rsidR="00B5775B" w:rsidRPr="00175FC8" w:rsidRDefault="00B5775B" w:rsidP="00B5775B">
      <w:pPr>
        <w:jc w:val="both"/>
        <w:rPr>
          <w:rFonts w:ascii="Aptos" w:hAnsi="Aptos"/>
          <w:sz w:val="24"/>
          <w:szCs w:val="24"/>
        </w:rPr>
      </w:pPr>
      <w:r w:rsidRPr="00175FC8">
        <w:rPr>
          <w:rFonts w:ascii="Aptos" w:hAnsi="Aptos"/>
          <w:sz w:val="24"/>
          <w:szCs w:val="24"/>
        </w:rPr>
        <w:t>VI. Realizar opiniones legales basadas en razonamientos sólidos y fundamentados para resguardar legalmente al Instituto de Pensiones del Estado.</w:t>
      </w:r>
    </w:p>
    <w:p w14:paraId="2901DFD4" w14:textId="77777777" w:rsidR="00B5775B" w:rsidRPr="00175FC8" w:rsidRDefault="00B5775B" w:rsidP="00B5775B">
      <w:pPr>
        <w:jc w:val="both"/>
        <w:rPr>
          <w:rFonts w:ascii="Aptos" w:hAnsi="Aptos"/>
          <w:sz w:val="24"/>
          <w:szCs w:val="24"/>
        </w:rPr>
      </w:pPr>
      <w:r w:rsidRPr="00175FC8">
        <w:rPr>
          <w:rFonts w:ascii="Aptos" w:hAnsi="Aptos"/>
          <w:sz w:val="24"/>
          <w:szCs w:val="24"/>
        </w:rPr>
        <w:t>VII. Cuidar las herramientas e insumos del Instituto, verificando que los servicios cumplan con la calidad requerida para el buen funcionamiento de las oficinas.</w:t>
      </w:r>
    </w:p>
    <w:p w14:paraId="47F4A095" w14:textId="77777777" w:rsidR="00CA69C1" w:rsidRPr="00175FC8" w:rsidRDefault="00CA69C1" w:rsidP="00CA69C1">
      <w:pPr>
        <w:jc w:val="both"/>
        <w:rPr>
          <w:rFonts w:ascii="Aptos" w:hAnsi="Aptos"/>
          <w:sz w:val="24"/>
          <w:szCs w:val="24"/>
        </w:rPr>
      </w:pPr>
      <w:r w:rsidRPr="00175FC8">
        <w:rPr>
          <w:rFonts w:ascii="Aptos" w:hAnsi="Aptos"/>
          <w:sz w:val="24"/>
          <w:szCs w:val="24"/>
        </w:rPr>
        <w:t>Las siguientes conductas se consideran vulneraciones a las Reglas de Integridad y, por tanto, son sujetas de sanción administrativa. Se presentan de forma enunciativa mas no limitativa:</w:t>
      </w:r>
    </w:p>
    <w:p w14:paraId="0EC1426F" w14:textId="77777777" w:rsidR="00CA69C1" w:rsidRPr="00175FC8" w:rsidRDefault="00CA69C1" w:rsidP="00CA69C1">
      <w:pPr>
        <w:jc w:val="both"/>
        <w:rPr>
          <w:rFonts w:ascii="Aptos" w:hAnsi="Aptos"/>
          <w:sz w:val="24"/>
          <w:szCs w:val="24"/>
        </w:rPr>
      </w:pPr>
      <w:r w:rsidRPr="00175FC8">
        <w:rPr>
          <w:rFonts w:ascii="Aptos" w:hAnsi="Aptos"/>
          <w:sz w:val="24"/>
          <w:szCs w:val="24"/>
        </w:rPr>
        <w:t>I. Actuación Pública e Información Pública</w:t>
      </w:r>
    </w:p>
    <w:p w14:paraId="271E48AF" w14:textId="4E1720A8" w:rsidR="00CA69C1" w:rsidRPr="00175FC8" w:rsidRDefault="00CA69C1" w:rsidP="00CA69C1">
      <w:pPr>
        <w:jc w:val="both"/>
        <w:rPr>
          <w:rFonts w:ascii="Aptos" w:hAnsi="Aptos"/>
          <w:sz w:val="24"/>
          <w:szCs w:val="24"/>
        </w:rPr>
      </w:pPr>
      <w:r w:rsidRPr="00175FC8">
        <w:rPr>
          <w:rFonts w:ascii="Aptos" w:hAnsi="Aptos"/>
          <w:sz w:val="24"/>
          <w:szCs w:val="24"/>
        </w:rPr>
        <w:t xml:space="preserve">En el IPE se vulnera cuando: Se utiliza información confidencial de la nómina de </w:t>
      </w:r>
      <w:ins w:id="50" w:author="7403464" w:date="2026-03-02T18:58:00Z" w16du:dateUtc="2026-03-03T00:58:00Z">
        <w:r w:rsidR="00C330BE">
          <w:rPr>
            <w:rFonts w:ascii="Aptos" w:hAnsi="Aptos"/>
            <w:sz w:val="24"/>
            <w:szCs w:val="24"/>
          </w:rPr>
          <w:t xml:space="preserve">jubiladas y </w:t>
        </w:r>
      </w:ins>
      <w:r w:rsidRPr="00175FC8">
        <w:rPr>
          <w:rFonts w:ascii="Aptos" w:hAnsi="Aptos"/>
          <w:sz w:val="24"/>
          <w:szCs w:val="24"/>
        </w:rPr>
        <w:t>jubilados para fines personales o comerciales, o cuando se condiciona la entrega de un estado de cuenta de aportaciones a cambio de un favor o dádiva.</w:t>
      </w:r>
    </w:p>
    <w:p w14:paraId="4FD7296E"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II. Contrataciones y Administración de Bienes </w:t>
      </w:r>
    </w:p>
    <w:p w14:paraId="0C5D4239"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En el IPE se vulnera cuando: </w:t>
      </w:r>
    </w:p>
    <w:p w14:paraId="70C22F57" w14:textId="77777777" w:rsidR="00CA69C1" w:rsidRPr="00175FC8" w:rsidRDefault="00CA69C1" w:rsidP="00CA69C1">
      <w:pPr>
        <w:jc w:val="both"/>
        <w:rPr>
          <w:rFonts w:ascii="Aptos" w:hAnsi="Aptos"/>
          <w:sz w:val="24"/>
          <w:szCs w:val="24"/>
        </w:rPr>
      </w:pPr>
      <w:r w:rsidRPr="00175FC8">
        <w:rPr>
          <w:rFonts w:ascii="Aptos" w:hAnsi="Aptos"/>
          <w:sz w:val="24"/>
          <w:szCs w:val="24"/>
        </w:rPr>
        <w:t>Un servidor público interviene en la contratación de servicios de mantenimiento para los bienes inmuebles del Instituto (hoteles, edificios, terrenos) favoreciendo a</w:t>
      </w:r>
      <w:r w:rsidR="00401E10" w:rsidRPr="00175FC8">
        <w:rPr>
          <w:rFonts w:ascii="Aptos" w:hAnsi="Aptos"/>
          <w:sz w:val="24"/>
          <w:szCs w:val="24"/>
        </w:rPr>
        <w:t xml:space="preserve"> terceros</w:t>
      </w:r>
      <w:r w:rsidRPr="00175FC8">
        <w:rPr>
          <w:rFonts w:ascii="Aptos" w:hAnsi="Aptos"/>
          <w:sz w:val="24"/>
          <w:szCs w:val="24"/>
        </w:rPr>
        <w:t>.</w:t>
      </w:r>
    </w:p>
    <w:p w14:paraId="649F0401" w14:textId="77777777" w:rsidR="00CA69C1" w:rsidRPr="00175FC8" w:rsidRDefault="00CA69C1" w:rsidP="00CA69C1">
      <w:pPr>
        <w:jc w:val="both"/>
        <w:rPr>
          <w:rFonts w:ascii="Aptos" w:hAnsi="Aptos"/>
          <w:sz w:val="24"/>
          <w:szCs w:val="24"/>
        </w:rPr>
      </w:pPr>
      <w:r w:rsidRPr="00175FC8">
        <w:rPr>
          <w:rFonts w:ascii="Aptos" w:hAnsi="Aptos"/>
          <w:sz w:val="24"/>
          <w:szCs w:val="24"/>
        </w:rPr>
        <w:t>Se utiliza el parque vehicular del Instituto para traslados personales ajenos a las diligencias oficiales.</w:t>
      </w:r>
    </w:p>
    <w:p w14:paraId="43698DAE" w14:textId="77777777" w:rsidR="00CA69C1" w:rsidRPr="00175FC8" w:rsidRDefault="00CA69C1" w:rsidP="00CA69C1">
      <w:pPr>
        <w:jc w:val="both"/>
        <w:rPr>
          <w:rFonts w:ascii="Aptos" w:hAnsi="Aptos"/>
          <w:sz w:val="24"/>
          <w:szCs w:val="24"/>
        </w:rPr>
      </w:pPr>
      <w:r w:rsidRPr="00175FC8">
        <w:rPr>
          <w:rFonts w:ascii="Aptos" w:hAnsi="Aptos"/>
          <w:sz w:val="24"/>
          <w:szCs w:val="24"/>
        </w:rPr>
        <w:t xml:space="preserve">Se solicitan requisitos extra </w:t>
      </w:r>
      <w:r w:rsidR="00401E10" w:rsidRPr="00175FC8">
        <w:rPr>
          <w:rFonts w:ascii="Aptos" w:hAnsi="Aptos"/>
          <w:sz w:val="24"/>
          <w:szCs w:val="24"/>
        </w:rPr>
        <w:t>o dádivas</w:t>
      </w:r>
      <w:r w:rsidRPr="00175FC8">
        <w:rPr>
          <w:rFonts w:ascii="Aptos" w:hAnsi="Aptos"/>
          <w:sz w:val="24"/>
          <w:szCs w:val="24"/>
        </w:rPr>
        <w:t xml:space="preserve"> para el otorgamiento de contratos de arrendamiento en locales propiedad del IPE.</w:t>
      </w:r>
    </w:p>
    <w:p w14:paraId="436D1497"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III. Trámites y Servicios </w:t>
      </w:r>
    </w:p>
    <w:p w14:paraId="4ABBD087"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223BA58F" w14:textId="77777777" w:rsidR="00CA69C1" w:rsidRPr="00175FC8" w:rsidRDefault="00CA69C1" w:rsidP="00CA69C1">
      <w:pPr>
        <w:jc w:val="both"/>
        <w:rPr>
          <w:rFonts w:ascii="Aptos" w:hAnsi="Aptos"/>
          <w:sz w:val="24"/>
          <w:szCs w:val="24"/>
        </w:rPr>
      </w:pPr>
      <w:r w:rsidRPr="00175FC8">
        <w:rPr>
          <w:rFonts w:ascii="Aptos" w:hAnsi="Aptos"/>
          <w:sz w:val="24"/>
          <w:szCs w:val="24"/>
        </w:rPr>
        <w:t xml:space="preserve">Se trata con prepotencia o falta de calidez a </w:t>
      </w:r>
      <w:r w:rsidR="00401E10" w:rsidRPr="00175FC8">
        <w:rPr>
          <w:rFonts w:ascii="Aptos" w:hAnsi="Aptos"/>
          <w:sz w:val="24"/>
          <w:szCs w:val="24"/>
        </w:rPr>
        <w:t>la población</w:t>
      </w:r>
      <w:r w:rsidRPr="00175FC8">
        <w:rPr>
          <w:rFonts w:ascii="Aptos" w:hAnsi="Aptos"/>
          <w:sz w:val="24"/>
          <w:szCs w:val="24"/>
        </w:rPr>
        <w:t xml:space="preserve"> adult</w:t>
      </w:r>
      <w:r w:rsidR="00401E10" w:rsidRPr="00175FC8">
        <w:rPr>
          <w:rFonts w:ascii="Aptos" w:hAnsi="Aptos"/>
          <w:sz w:val="24"/>
          <w:szCs w:val="24"/>
        </w:rPr>
        <w:t>a</w:t>
      </w:r>
      <w:r w:rsidRPr="00175FC8">
        <w:rPr>
          <w:rFonts w:ascii="Aptos" w:hAnsi="Aptos"/>
          <w:sz w:val="24"/>
          <w:szCs w:val="24"/>
        </w:rPr>
        <w:t xml:space="preserve"> mayor que acude a</w:t>
      </w:r>
      <w:r w:rsidR="00401E10" w:rsidRPr="00175FC8">
        <w:rPr>
          <w:rFonts w:ascii="Aptos" w:hAnsi="Aptos"/>
          <w:sz w:val="24"/>
          <w:szCs w:val="24"/>
        </w:rPr>
        <w:t xml:space="preserve"> realizar trámites</w:t>
      </w:r>
      <w:r w:rsidRPr="00175FC8">
        <w:rPr>
          <w:rFonts w:ascii="Aptos" w:hAnsi="Aptos"/>
          <w:sz w:val="24"/>
          <w:szCs w:val="24"/>
        </w:rPr>
        <w:t>.</w:t>
      </w:r>
    </w:p>
    <w:p w14:paraId="654B229C" w14:textId="77777777" w:rsidR="00CA69C1" w:rsidRPr="00175FC8" w:rsidRDefault="00CA69C1" w:rsidP="00CA69C1">
      <w:pPr>
        <w:jc w:val="both"/>
        <w:rPr>
          <w:rFonts w:ascii="Aptos" w:hAnsi="Aptos"/>
          <w:sz w:val="24"/>
          <w:szCs w:val="24"/>
        </w:rPr>
      </w:pPr>
      <w:r w:rsidRPr="00175FC8">
        <w:rPr>
          <w:rFonts w:ascii="Aptos" w:hAnsi="Aptos"/>
          <w:sz w:val="24"/>
          <w:szCs w:val="24"/>
        </w:rPr>
        <w:lastRenderedPageBreak/>
        <w:t>Se retrasa intencionalmente el trámite</w:t>
      </w:r>
      <w:r w:rsidR="00401E10" w:rsidRPr="00175FC8">
        <w:rPr>
          <w:rFonts w:ascii="Aptos" w:hAnsi="Aptos"/>
          <w:sz w:val="24"/>
          <w:szCs w:val="24"/>
        </w:rPr>
        <w:t>, o s</w:t>
      </w:r>
      <w:r w:rsidRPr="00175FC8">
        <w:rPr>
          <w:rFonts w:ascii="Aptos" w:hAnsi="Aptos"/>
          <w:sz w:val="24"/>
          <w:szCs w:val="24"/>
        </w:rPr>
        <w:t xml:space="preserve">e proporciona información engañosa sobre los requisitos para </w:t>
      </w:r>
      <w:r w:rsidR="00401E10" w:rsidRPr="00175FC8">
        <w:rPr>
          <w:rFonts w:ascii="Aptos" w:hAnsi="Aptos"/>
          <w:sz w:val="24"/>
          <w:szCs w:val="24"/>
        </w:rPr>
        <w:t>las prestaciones que se ofrecen</w:t>
      </w:r>
      <w:r w:rsidRPr="00175FC8">
        <w:rPr>
          <w:rFonts w:ascii="Aptos" w:hAnsi="Aptos"/>
          <w:sz w:val="24"/>
          <w:szCs w:val="24"/>
        </w:rPr>
        <w:t>.</w:t>
      </w:r>
    </w:p>
    <w:p w14:paraId="0E7B9557" w14:textId="77777777" w:rsidR="00CA69C1" w:rsidRPr="00175FC8" w:rsidRDefault="00CA69C1" w:rsidP="00CA69C1">
      <w:pPr>
        <w:jc w:val="both"/>
        <w:rPr>
          <w:rFonts w:ascii="Aptos" w:hAnsi="Aptos"/>
          <w:sz w:val="24"/>
          <w:szCs w:val="24"/>
        </w:rPr>
      </w:pPr>
      <w:r w:rsidRPr="00175FC8">
        <w:rPr>
          <w:rFonts w:ascii="Aptos" w:hAnsi="Aptos"/>
          <w:sz w:val="24"/>
          <w:szCs w:val="24"/>
        </w:rPr>
        <w:t>IV. Recursos Humanos y Control Interno</w:t>
      </w:r>
    </w:p>
    <w:p w14:paraId="361CD5D7"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0B446B88" w14:textId="77777777" w:rsidR="00CA69C1" w:rsidRPr="00175FC8" w:rsidRDefault="00CA69C1" w:rsidP="00CA69C1">
      <w:pPr>
        <w:jc w:val="both"/>
        <w:rPr>
          <w:rFonts w:ascii="Aptos" w:hAnsi="Aptos"/>
          <w:sz w:val="24"/>
          <w:szCs w:val="24"/>
        </w:rPr>
      </w:pPr>
      <w:r w:rsidRPr="00175FC8">
        <w:rPr>
          <w:rFonts w:ascii="Aptos" w:hAnsi="Aptos"/>
          <w:sz w:val="24"/>
          <w:szCs w:val="24"/>
        </w:rPr>
        <w:t>Se omite informar sobre riesgos en las inversiones de la reserva técnica que podrían afectar la viabilidad financiera del Instituto a largo plazo.</w:t>
      </w:r>
    </w:p>
    <w:p w14:paraId="5ADDEC63" w14:textId="77777777" w:rsidR="00CA69C1" w:rsidRPr="00175FC8" w:rsidRDefault="00CA69C1" w:rsidP="00CA69C1">
      <w:pPr>
        <w:jc w:val="both"/>
        <w:rPr>
          <w:rFonts w:ascii="Aptos" w:hAnsi="Aptos"/>
          <w:sz w:val="24"/>
          <w:szCs w:val="24"/>
        </w:rPr>
      </w:pPr>
      <w:r w:rsidRPr="00175FC8">
        <w:rPr>
          <w:rFonts w:ascii="Aptos" w:hAnsi="Aptos"/>
          <w:sz w:val="24"/>
          <w:szCs w:val="24"/>
        </w:rPr>
        <w:t>V. Comportamiento Digno (Cero Tolerancia al Acoso)</w:t>
      </w:r>
    </w:p>
    <w:p w14:paraId="0EC283B6"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57438640" w14:textId="72E4FEA8" w:rsidR="00CA69C1" w:rsidRPr="00175FC8" w:rsidRDefault="00CA69C1" w:rsidP="00CA69C1">
      <w:pPr>
        <w:jc w:val="both"/>
        <w:rPr>
          <w:rFonts w:ascii="Aptos" w:hAnsi="Aptos"/>
          <w:sz w:val="24"/>
          <w:szCs w:val="24"/>
        </w:rPr>
      </w:pPr>
      <w:r w:rsidRPr="00175FC8">
        <w:rPr>
          <w:rFonts w:ascii="Aptos" w:hAnsi="Aptos"/>
          <w:sz w:val="24"/>
          <w:szCs w:val="24"/>
        </w:rPr>
        <w:t xml:space="preserve">Se realizan comentarios sugerentes o contacto físico no deseado entre </w:t>
      </w:r>
      <w:ins w:id="51" w:author="7403464" w:date="2026-03-02T18:52:00Z" w16du:dateUtc="2026-03-03T00:52:00Z">
        <w:r w:rsidR="00C330BE">
          <w:rPr>
            <w:rFonts w:ascii="Aptos" w:hAnsi="Aptos"/>
            <w:sz w:val="24"/>
            <w:szCs w:val="24"/>
          </w:rPr>
          <w:t xml:space="preserve">compañeras o </w:t>
        </w:r>
      </w:ins>
      <w:r w:rsidRPr="00175FC8">
        <w:rPr>
          <w:rFonts w:ascii="Aptos" w:hAnsi="Aptos"/>
          <w:sz w:val="24"/>
          <w:szCs w:val="24"/>
        </w:rPr>
        <w:t>compañeros o hacia l</w:t>
      </w:r>
      <w:r w:rsidR="00401E10" w:rsidRPr="00175FC8">
        <w:rPr>
          <w:rFonts w:ascii="Aptos" w:hAnsi="Aptos"/>
          <w:sz w:val="24"/>
          <w:szCs w:val="24"/>
        </w:rPr>
        <w:t xml:space="preserve">a </w:t>
      </w:r>
      <w:proofErr w:type="spellStart"/>
      <w:r w:rsidRPr="00175FC8">
        <w:rPr>
          <w:rFonts w:ascii="Aptos" w:hAnsi="Aptos"/>
          <w:sz w:val="24"/>
          <w:szCs w:val="24"/>
        </w:rPr>
        <w:t>derechohabien</w:t>
      </w:r>
      <w:r w:rsidR="00401E10" w:rsidRPr="00175FC8">
        <w:rPr>
          <w:rFonts w:ascii="Aptos" w:hAnsi="Aptos"/>
          <w:sz w:val="24"/>
          <w:szCs w:val="24"/>
        </w:rPr>
        <w:t>cia</w:t>
      </w:r>
      <w:proofErr w:type="spellEnd"/>
      <w:r w:rsidRPr="00175FC8">
        <w:rPr>
          <w:rFonts w:ascii="Aptos" w:hAnsi="Aptos"/>
          <w:sz w:val="24"/>
          <w:szCs w:val="24"/>
        </w:rPr>
        <w:t>.</w:t>
      </w:r>
    </w:p>
    <w:p w14:paraId="54823ABD" w14:textId="77777777" w:rsidR="00CA69C1" w:rsidRPr="00175FC8" w:rsidRDefault="00CA69C1" w:rsidP="00CA69C1">
      <w:pPr>
        <w:jc w:val="both"/>
        <w:rPr>
          <w:rFonts w:ascii="Aptos" w:hAnsi="Aptos"/>
          <w:sz w:val="24"/>
          <w:szCs w:val="24"/>
        </w:rPr>
      </w:pPr>
      <w:r w:rsidRPr="00175FC8">
        <w:rPr>
          <w:rFonts w:ascii="Aptos" w:hAnsi="Aptos"/>
          <w:sz w:val="24"/>
          <w:szCs w:val="24"/>
        </w:rPr>
        <w:t>Se condiciona un ascenso o permanencia laboral en el Instituto a cambio de favores sexuales o conductas de naturaleza hostil.</w:t>
      </w:r>
    </w:p>
    <w:p w14:paraId="2314374F" w14:textId="77777777" w:rsidR="00401E10" w:rsidRDefault="00401E10" w:rsidP="00CA69C1">
      <w:pPr>
        <w:jc w:val="both"/>
        <w:rPr>
          <w:rFonts w:ascii="Aptos" w:hAnsi="Aptos"/>
          <w:sz w:val="24"/>
          <w:szCs w:val="24"/>
        </w:rPr>
      </w:pPr>
    </w:p>
    <w:p w14:paraId="599A9296" w14:textId="77777777" w:rsidR="00175FC8" w:rsidRDefault="00175FC8" w:rsidP="00CA69C1">
      <w:pPr>
        <w:jc w:val="both"/>
        <w:rPr>
          <w:rFonts w:ascii="Aptos" w:hAnsi="Aptos"/>
          <w:sz w:val="24"/>
          <w:szCs w:val="24"/>
        </w:rPr>
      </w:pPr>
    </w:p>
    <w:p w14:paraId="19F669DF" w14:textId="77777777" w:rsidR="00175FC8" w:rsidRDefault="00175FC8" w:rsidP="00CA69C1">
      <w:pPr>
        <w:jc w:val="both"/>
        <w:rPr>
          <w:rFonts w:ascii="Aptos" w:hAnsi="Aptos"/>
          <w:sz w:val="24"/>
          <w:szCs w:val="24"/>
        </w:rPr>
      </w:pPr>
    </w:p>
    <w:p w14:paraId="1D4860A3" w14:textId="77777777" w:rsidR="00175FC8" w:rsidRPr="00175FC8" w:rsidRDefault="00175FC8" w:rsidP="00175FC8">
      <w:pPr>
        <w:spacing w:after="0"/>
        <w:jc w:val="both"/>
        <w:rPr>
          <w:rFonts w:ascii="Panton" w:hAnsi="Panton"/>
          <w:sz w:val="24"/>
          <w:szCs w:val="24"/>
        </w:rPr>
      </w:pPr>
      <w:r w:rsidRPr="00175FC8">
        <w:rPr>
          <w:rFonts w:ascii="Panton" w:hAnsi="Panton"/>
          <w:sz w:val="24"/>
          <w:szCs w:val="24"/>
        </w:rPr>
        <w:t xml:space="preserve">Dado en la ciudad de Xalapa Enríquez, Ver., a los </w:t>
      </w:r>
      <w:r>
        <w:rPr>
          <w:rFonts w:ascii="Panton" w:hAnsi="Panton"/>
          <w:sz w:val="24"/>
          <w:szCs w:val="24"/>
          <w:shd w:val="clear" w:color="auto" w:fill="FFFFFF"/>
        </w:rPr>
        <w:t>_ _</w:t>
      </w:r>
      <w:r w:rsidRPr="00175FC8">
        <w:rPr>
          <w:rFonts w:ascii="Panton" w:hAnsi="Panton"/>
          <w:sz w:val="24"/>
          <w:szCs w:val="24"/>
        </w:rPr>
        <w:t xml:space="preserve">días del mes de </w:t>
      </w:r>
      <w:r>
        <w:rPr>
          <w:rFonts w:ascii="Panton" w:hAnsi="Panton"/>
          <w:sz w:val="24"/>
          <w:szCs w:val="24"/>
        </w:rPr>
        <w:t>marzo</w:t>
      </w:r>
      <w:r w:rsidRPr="00175FC8">
        <w:rPr>
          <w:rFonts w:ascii="Panton" w:hAnsi="Panton"/>
          <w:sz w:val="24"/>
          <w:szCs w:val="24"/>
        </w:rPr>
        <w:t xml:space="preserve"> del año dos mil veint</w:t>
      </w:r>
      <w:r>
        <w:rPr>
          <w:rFonts w:ascii="Panton" w:hAnsi="Panton"/>
          <w:sz w:val="24"/>
          <w:szCs w:val="24"/>
        </w:rPr>
        <w:t>icinco</w:t>
      </w:r>
      <w:r w:rsidRPr="00175FC8">
        <w:rPr>
          <w:rFonts w:ascii="Panton" w:hAnsi="Panton"/>
          <w:sz w:val="24"/>
          <w:szCs w:val="24"/>
        </w:rPr>
        <w:t>.</w:t>
      </w:r>
    </w:p>
    <w:p w14:paraId="7CB011C5" w14:textId="77777777" w:rsidR="00175FC8" w:rsidRPr="0012025F" w:rsidRDefault="00175FC8" w:rsidP="00175FC8">
      <w:pPr>
        <w:spacing w:after="0"/>
        <w:jc w:val="center"/>
        <w:rPr>
          <w:rFonts w:ascii="Panton" w:hAnsi="Panton"/>
        </w:rPr>
      </w:pPr>
    </w:p>
    <w:p w14:paraId="09A6BA7D" w14:textId="77777777" w:rsidR="00175FC8" w:rsidRDefault="00175FC8" w:rsidP="00175FC8">
      <w:pPr>
        <w:spacing w:after="0"/>
        <w:rPr>
          <w:rFonts w:ascii="Panton" w:hAnsi="Panton"/>
          <w:b/>
        </w:rPr>
      </w:pPr>
    </w:p>
    <w:p w14:paraId="5C4D1411" w14:textId="77777777" w:rsidR="00175FC8" w:rsidRDefault="00175FC8" w:rsidP="00175FC8">
      <w:pPr>
        <w:spacing w:after="0"/>
        <w:jc w:val="center"/>
        <w:rPr>
          <w:rFonts w:ascii="Panton" w:hAnsi="Panton"/>
          <w:b/>
        </w:rPr>
      </w:pPr>
    </w:p>
    <w:p w14:paraId="1407B508" w14:textId="77777777" w:rsidR="00175FC8" w:rsidRPr="00175FC8" w:rsidRDefault="00175FC8" w:rsidP="00175FC8">
      <w:pPr>
        <w:jc w:val="center"/>
        <w:rPr>
          <w:rFonts w:ascii="Aptos" w:hAnsi="Aptos"/>
          <w:sz w:val="24"/>
          <w:szCs w:val="24"/>
        </w:rPr>
      </w:pPr>
      <w:r w:rsidRPr="00175FC8">
        <w:rPr>
          <w:rFonts w:ascii="Aptos" w:hAnsi="Aptos"/>
          <w:sz w:val="24"/>
          <w:szCs w:val="24"/>
        </w:rPr>
        <w:t>Mtro. Luis Octavio Hernández Lara</w:t>
      </w:r>
    </w:p>
    <w:p w14:paraId="06B8BA1E" w14:textId="77777777" w:rsidR="00175FC8" w:rsidRPr="00175FC8" w:rsidRDefault="00175FC8" w:rsidP="00175FC8">
      <w:pPr>
        <w:jc w:val="center"/>
        <w:rPr>
          <w:rFonts w:ascii="Aptos" w:hAnsi="Aptos"/>
          <w:sz w:val="24"/>
          <w:szCs w:val="24"/>
        </w:rPr>
      </w:pPr>
      <w:r w:rsidRPr="00175FC8">
        <w:rPr>
          <w:rFonts w:ascii="Aptos" w:hAnsi="Aptos"/>
          <w:sz w:val="24"/>
          <w:szCs w:val="24"/>
        </w:rPr>
        <w:t>Presidente del H. Consejo Directivo y Director General del Instituto de Pensiones del Estado de Veracruz de Ignacio de la Llave.</w:t>
      </w:r>
    </w:p>
    <w:p w14:paraId="77C8CBF0" w14:textId="77777777" w:rsidR="00175FC8" w:rsidRDefault="00175FC8" w:rsidP="00CA69C1">
      <w:pPr>
        <w:jc w:val="both"/>
        <w:rPr>
          <w:rFonts w:ascii="Aptos" w:hAnsi="Aptos"/>
          <w:sz w:val="24"/>
          <w:szCs w:val="24"/>
        </w:rPr>
      </w:pPr>
    </w:p>
    <w:p w14:paraId="6D44BB7C" w14:textId="77777777" w:rsidR="00175FC8" w:rsidRDefault="00175FC8" w:rsidP="00CA69C1">
      <w:pPr>
        <w:jc w:val="both"/>
        <w:rPr>
          <w:rFonts w:ascii="Aptos" w:hAnsi="Aptos"/>
          <w:sz w:val="24"/>
          <w:szCs w:val="24"/>
        </w:rPr>
      </w:pPr>
    </w:p>
    <w:p w14:paraId="00D96349" w14:textId="77777777" w:rsidR="00175FC8" w:rsidRDefault="00175FC8" w:rsidP="00CA69C1">
      <w:pPr>
        <w:jc w:val="both"/>
        <w:rPr>
          <w:rFonts w:ascii="Aptos" w:hAnsi="Aptos"/>
          <w:sz w:val="24"/>
          <w:szCs w:val="24"/>
        </w:rPr>
      </w:pPr>
    </w:p>
    <w:p w14:paraId="2EC295E7" w14:textId="77777777" w:rsidR="00175FC8" w:rsidRDefault="00175FC8" w:rsidP="00CA69C1">
      <w:pPr>
        <w:jc w:val="both"/>
        <w:rPr>
          <w:rFonts w:ascii="Aptos" w:hAnsi="Aptos"/>
          <w:sz w:val="24"/>
          <w:szCs w:val="24"/>
        </w:rPr>
      </w:pPr>
    </w:p>
    <w:p w14:paraId="56376551" w14:textId="77777777" w:rsidR="00F90177" w:rsidRDefault="00F90177" w:rsidP="00401E10">
      <w:pPr>
        <w:jc w:val="both"/>
        <w:rPr>
          <w:ins w:id="52" w:author="7403464" w:date="2026-03-03T13:47:00Z" w16du:dateUtc="2026-03-03T19:47:00Z"/>
          <w:rFonts w:ascii="Aptos" w:hAnsi="Aptos"/>
          <w:b/>
          <w:bCs/>
          <w:sz w:val="24"/>
          <w:szCs w:val="24"/>
        </w:rPr>
      </w:pPr>
    </w:p>
    <w:p w14:paraId="3A080AEA" w14:textId="77777777" w:rsidR="00F90177" w:rsidRDefault="00F90177" w:rsidP="00401E10">
      <w:pPr>
        <w:jc w:val="both"/>
        <w:rPr>
          <w:ins w:id="53" w:author="7403464" w:date="2026-03-03T13:47:00Z" w16du:dateUtc="2026-03-03T19:47:00Z"/>
          <w:rFonts w:ascii="Aptos" w:hAnsi="Aptos"/>
          <w:b/>
          <w:bCs/>
          <w:sz w:val="24"/>
          <w:szCs w:val="24"/>
        </w:rPr>
      </w:pPr>
    </w:p>
    <w:p w14:paraId="68B1A937" w14:textId="77777777" w:rsidR="00F90177" w:rsidRDefault="00F90177" w:rsidP="00401E10">
      <w:pPr>
        <w:jc w:val="both"/>
        <w:rPr>
          <w:ins w:id="54" w:author="7403464" w:date="2026-03-03T13:47:00Z" w16du:dateUtc="2026-03-03T19:47:00Z"/>
          <w:rFonts w:ascii="Aptos" w:hAnsi="Aptos"/>
          <w:b/>
          <w:bCs/>
          <w:sz w:val="24"/>
          <w:szCs w:val="24"/>
        </w:rPr>
      </w:pPr>
    </w:p>
    <w:p w14:paraId="23EF30E3" w14:textId="77777777" w:rsidR="00F90177" w:rsidRDefault="00F90177" w:rsidP="00401E10">
      <w:pPr>
        <w:jc w:val="both"/>
        <w:rPr>
          <w:ins w:id="55" w:author="7403464" w:date="2026-03-03T13:47:00Z" w16du:dateUtc="2026-03-03T19:47:00Z"/>
          <w:rFonts w:ascii="Aptos" w:hAnsi="Aptos"/>
          <w:b/>
          <w:bCs/>
          <w:sz w:val="24"/>
          <w:szCs w:val="24"/>
        </w:rPr>
      </w:pPr>
    </w:p>
    <w:p w14:paraId="79FD831A" w14:textId="52445EA1" w:rsidR="00401E10" w:rsidRPr="00175FC8" w:rsidRDefault="00401E10" w:rsidP="00401E10">
      <w:pPr>
        <w:jc w:val="both"/>
        <w:rPr>
          <w:rFonts w:ascii="Aptos" w:hAnsi="Aptos"/>
          <w:b/>
          <w:bCs/>
          <w:sz w:val="24"/>
          <w:szCs w:val="24"/>
        </w:rPr>
      </w:pPr>
      <w:r w:rsidRPr="00175FC8">
        <w:rPr>
          <w:rFonts w:ascii="Aptos" w:hAnsi="Aptos"/>
          <w:b/>
          <w:bCs/>
          <w:sz w:val="24"/>
          <w:szCs w:val="24"/>
        </w:rPr>
        <w:lastRenderedPageBreak/>
        <w:t>Propuesta Nueva Carta Compromiso (Anexo I)</w:t>
      </w:r>
    </w:p>
    <w:p w14:paraId="0D9B6D07" w14:textId="77777777" w:rsidR="00401E10" w:rsidRPr="00175FC8" w:rsidRDefault="00401E10" w:rsidP="00401E10">
      <w:pPr>
        <w:jc w:val="center"/>
        <w:rPr>
          <w:rFonts w:ascii="Aptos" w:hAnsi="Aptos"/>
          <w:b/>
          <w:bCs/>
          <w:sz w:val="24"/>
          <w:szCs w:val="24"/>
        </w:rPr>
      </w:pPr>
      <w:r w:rsidRPr="00175FC8">
        <w:rPr>
          <w:rFonts w:ascii="Aptos" w:hAnsi="Aptos"/>
          <w:b/>
          <w:bCs/>
          <w:sz w:val="24"/>
          <w:szCs w:val="24"/>
        </w:rPr>
        <w:t>CARTA COMPROMISO DE CUMPLIMIENTO INTEGRAL: CÓDIGO DE ÉTICA, CÓDIGO DE CONDUCTA Y LEY DE RESPONSABILIDADES ADMINISTRATIVAS.</w:t>
      </w:r>
    </w:p>
    <w:p w14:paraId="1EB2690E" w14:textId="74AB4698" w:rsidR="00401E10" w:rsidRPr="00175FC8" w:rsidRDefault="00401E10" w:rsidP="00401E10">
      <w:pPr>
        <w:jc w:val="both"/>
        <w:rPr>
          <w:rFonts w:ascii="Aptos" w:hAnsi="Aptos"/>
          <w:sz w:val="24"/>
          <w:szCs w:val="24"/>
        </w:rPr>
      </w:pPr>
      <w:r w:rsidRPr="00175FC8">
        <w:rPr>
          <w:rFonts w:ascii="Aptos" w:hAnsi="Aptos"/>
          <w:sz w:val="24"/>
          <w:szCs w:val="24"/>
        </w:rPr>
        <w:t>He recibido, leído y comprend</w:t>
      </w:r>
      <w:ins w:id="56" w:author="7403464" w:date="2026-03-03T13:48:00Z" w16du:dateUtc="2026-03-03T19:48:00Z">
        <w:r w:rsidR="00F90177">
          <w:rPr>
            <w:rFonts w:ascii="Aptos" w:hAnsi="Aptos"/>
            <w:sz w:val="24"/>
            <w:szCs w:val="24"/>
          </w:rPr>
          <w:t>id</w:t>
        </w:r>
      </w:ins>
      <w:r w:rsidRPr="00175FC8">
        <w:rPr>
          <w:rFonts w:ascii="Aptos" w:hAnsi="Aptos"/>
          <w:sz w:val="24"/>
          <w:szCs w:val="24"/>
        </w:rPr>
        <w:t>o en su totalidad el contenido, alcance y las implicaciones legales del Código de Ética del Poder Ejecutivo (noviembre 2025) y el Código de Conducta del Instituto de Pensiones del Estado (2026).</w:t>
      </w:r>
    </w:p>
    <w:p w14:paraId="3D750AD0" w14:textId="295BAC42" w:rsidR="00401E10" w:rsidRPr="00175FC8" w:rsidRDefault="00401E10" w:rsidP="00401E10">
      <w:pPr>
        <w:jc w:val="both"/>
        <w:rPr>
          <w:rFonts w:ascii="Aptos" w:hAnsi="Aptos"/>
          <w:sz w:val="24"/>
          <w:szCs w:val="24"/>
        </w:rPr>
      </w:pPr>
      <w:r w:rsidRPr="00175FC8">
        <w:rPr>
          <w:rFonts w:ascii="Aptos" w:hAnsi="Aptos"/>
          <w:sz w:val="24"/>
          <w:szCs w:val="24"/>
        </w:rPr>
        <w:t xml:space="preserve">Reconozco que </w:t>
      </w:r>
      <w:del w:id="57" w:author="7403464" w:date="2026-03-03T13:48:00Z" w16du:dateUtc="2026-03-03T19:48:00Z">
        <w:r w:rsidRPr="00175FC8" w:rsidDel="00F90177">
          <w:rPr>
            <w:rFonts w:ascii="Aptos" w:hAnsi="Aptos"/>
            <w:sz w:val="24"/>
            <w:szCs w:val="24"/>
          </w:rPr>
          <w:delText xml:space="preserve">mi </w:delText>
        </w:r>
      </w:del>
      <w:ins w:id="58" w:author="7403464" w:date="2026-03-03T13:48:00Z" w16du:dateUtc="2026-03-03T19:48:00Z">
        <w:r w:rsidR="00F90177">
          <w:rPr>
            <w:rFonts w:ascii="Aptos" w:hAnsi="Aptos"/>
            <w:sz w:val="24"/>
            <w:szCs w:val="24"/>
          </w:rPr>
          <w:t>el</w:t>
        </w:r>
        <w:r w:rsidR="00F90177" w:rsidRPr="00175FC8">
          <w:rPr>
            <w:rFonts w:ascii="Aptos" w:hAnsi="Aptos"/>
            <w:sz w:val="24"/>
            <w:szCs w:val="24"/>
          </w:rPr>
          <w:t xml:space="preserve"> </w:t>
        </w:r>
      </w:ins>
      <w:r w:rsidRPr="00175FC8">
        <w:rPr>
          <w:rFonts w:ascii="Aptos" w:hAnsi="Aptos"/>
          <w:sz w:val="24"/>
          <w:szCs w:val="24"/>
        </w:rPr>
        <w:t xml:space="preserve">desempeño </w:t>
      </w:r>
      <w:ins w:id="59" w:author="7403464" w:date="2026-03-03T13:48:00Z" w16du:dateUtc="2026-03-03T19:48:00Z">
        <w:r w:rsidR="00F90177">
          <w:rPr>
            <w:rFonts w:ascii="Aptos" w:hAnsi="Aptos"/>
            <w:sz w:val="24"/>
            <w:szCs w:val="24"/>
          </w:rPr>
          <w:t xml:space="preserve">de mis funciones </w:t>
        </w:r>
      </w:ins>
      <w:r w:rsidRPr="00175FC8">
        <w:rPr>
          <w:rFonts w:ascii="Aptos" w:hAnsi="Aptos"/>
          <w:sz w:val="24"/>
          <w:szCs w:val="24"/>
        </w:rPr>
        <w:t xml:space="preserve">como servidor(a) público(a) del IPE es </w:t>
      </w:r>
      <w:del w:id="60" w:author="7403464" w:date="2026-03-03T13:49:00Z" w16du:dateUtc="2026-03-03T19:49:00Z">
        <w:r w:rsidRPr="00175FC8" w:rsidDel="00F90177">
          <w:rPr>
            <w:rFonts w:ascii="Aptos" w:hAnsi="Aptos"/>
            <w:sz w:val="24"/>
            <w:szCs w:val="24"/>
          </w:rPr>
          <w:delText>la base</w:delText>
        </w:r>
      </w:del>
      <w:ins w:id="61" w:author="7403464" w:date="2026-03-03T13:49:00Z" w16du:dateUtc="2026-03-03T19:49:00Z">
        <w:r w:rsidR="00F90177">
          <w:rPr>
            <w:rFonts w:ascii="Aptos" w:hAnsi="Aptos"/>
            <w:sz w:val="24"/>
            <w:szCs w:val="24"/>
          </w:rPr>
          <w:t>fundamental</w:t>
        </w:r>
      </w:ins>
      <w:r w:rsidRPr="00175FC8">
        <w:rPr>
          <w:rFonts w:ascii="Aptos" w:hAnsi="Aptos"/>
          <w:sz w:val="24"/>
          <w:szCs w:val="24"/>
        </w:rPr>
        <w:t xml:space="preserve"> para </w:t>
      </w:r>
      <w:del w:id="62" w:author="7403464" w:date="2026-03-03T13:49:00Z" w16du:dateUtc="2026-03-03T19:49:00Z">
        <w:r w:rsidRPr="00175FC8" w:rsidDel="00F90177">
          <w:rPr>
            <w:rFonts w:ascii="Aptos" w:hAnsi="Aptos"/>
            <w:sz w:val="24"/>
            <w:szCs w:val="24"/>
          </w:rPr>
          <w:delText xml:space="preserve">dar </w:delText>
        </w:r>
      </w:del>
      <w:proofErr w:type="gramStart"/>
      <w:ins w:id="63" w:author="7403464" w:date="2026-03-03T13:49:00Z" w16du:dateUtc="2026-03-03T19:49:00Z">
        <w:r w:rsidR="00F90177">
          <w:rPr>
            <w:rFonts w:ascii="Aptos" w:hAnsi="Aptos"/>
            <w:sz w:val="24"/>
            <w:szCs w:val="24"/>
          </w:rPr>
          <w:t xml:space="preserve">el </w:t>
        </w:r>
        <w:r w:rsidR="00F90177" w:rsidRPr="00175FC8">
          <w:rPr>
            <w:rFonts w:ascii="Aptos" w:hAnsi="Aptos"/>
            <w:sz w:val="24"/>
            <w:szCs w:val="24"/>
          </w:rPr>
          <w:t xml:space="preserve"> </w:t>
        </w:r>
      </w:ins>
      <w:r w:rsidRPr="00175FC8">
        <w:rPr>
          <w:rFonts w:ascii="Aptos" w:hAnsi="Aptos"/>
          <w:sz w:val="24"/>
          <w:szCs w:val="24"/>
        </w:rPr>
        <w:t>cumplimiento</w:t>
      </w:r>
      <w:proofErr w:type="gramEnd"/>
      <w:r w:rsidRPr="00175FC8">
        <w:rPr>
          <w:rFonts w:ascii="Aptos" w:hAnsi="Aptos"/>
          <w:sz w:val="24"/>
          <w:szCs w:val="24"/>
        </w:rPr>
        <w:t xml:space="preserve"> </w:t>
      </w:r>
      <w:del w:id="64" w:author="7403464" w:date="2026-03-03T13:49:00Z" w16du:dateUtc="2026-03-03T19:49:00Z">
        <w:r w:rsidRPr="00175FC8" w:rsidDel="00F90177">
          <w:rPr>
            <w:rFonts w:ascii="Aptos" w:hAnsi="Aptos"/>
            <w:sz w:val="24"/>
            <w:szCs w:val="24"/>
          </w:rPr>
          <w:delText>a nuestra</w:delText>
        </w:r>
      </w:del>
      <w:ins w:id="65" w:author="7403464" w:date="2026-03-03T13:49:00Z" w16du:dateUtc="2026-03-03T19:49:00Z">
        <w:r w:rsidR="00F90177">
          <w:rPr>
            <w:rFonts w:ascii="Aptos" w:hAnsi="Aptos"/>
            <w:sz w:val="24"/>
            <w:szCs w:val="24"/>
          </w:rPr>
          <w:t>de la</w:t>
        </w:r>
      </w:ins>
      <w:r w:rsidRPr="00175FC8">
        <w:rPr>
          <w:rFonts w:ascii="Aptos" w:hAnsi="Aptos"/>
          <w:sz w:val="24"/>
          <w:szCs w:val="24"/>
        </w:rPr>
        <w:t xml:space="preserve"> Misión </w:t>
      </w:r>
      <w:ins w:id="66" w:author="7403464" w:date="2026-03-03T13:50:00Z" w16du:dateUtc="2026-03-03T19:50:00Z">
        <w:r w:rsidR="00F90177">
          <w:rPr>
            <w:rFonts w:ascii="Aptos" w:hAnsi="Aptos"/>
            <w:sz w:val="24"/>
            <w:szCs w:val="24"/>
          </w:rPr>
          <w:t xml:space="preserve">institucional </w:t>
        </w:r>
      </w:ins>
      <w:r w:rsidRPr="00175FC8">
        <w:rPr>
          <w:rFonts w:ascii="Aptos" w:hAnsi="Aptos"/>
          <w:sz w:val="24"/>
          <w:szCs w:val="24"/>
        </w:rPr>
        <w:t xml:space="preserve">de garantizar el pago </w:t>
      </w:r>
      <w:ins w:id="67" w:author="7403464" w:date="2026-03-03T13:50:00Z" w16du:dateUtc="2026-03-03T19:50:00Z">
        <w:r w:rsidR="00844B77">
          <w:rPr>
            <w:rFonts w:ascii="Aptos" w:hAnsi="Aptos"/>
            <w:sz w:val="24"/>
            <w:szCs w:val="24"/>
          </w:rPr>
          <w:t xml:space="preserve">oportuno </w:t>
        </w:r>
      </w:ins>
      <w:r w:rsidRPr="00175FC8">
        <w:rPr>
          <w:rFonts w:ascii="Aptos" w:hAnsi="Aptos"/>
          <w:sz w:val="24"/>
          <w:szCs w:val="24"/>
        </w:rPr>
        <w:t xml:space="preserve">de pensiones y prestaciones, </w:t>
      </w:r>
      <w:del w:id="68" w:author="7403464" w:date="2026-03-03T13:50:00Z" w16du:dateUtc="2026-03-03T19:50:00Z">
        <w:r w:rsidRPr="00175FC8" w:rsidDel="00844B77">
          <w:rPr>
            <w:rFonts w:ascii="Aptos" w:hAnsi="Aptos"/>
            <w:sz w:val="24"/>
            <w:szCs w:val="24"/>
          </w:rPr>
          <w:delText xml:space="preserve">y </w:delText>
        </w:r>
      </w:del>
      <w:ins w:id="69" w:author="7403464" w:date="2026-03-03T13:50:00Z" w16du:dateUtc="2026-03-03T19:50:00Z">
        <w:r w:rsidR="00844B77">
          <w:rPr>
            <w:rFonts w:ascii="Aptos" w:hAnsi="Aptos"/>
            <w:sz w:val="24"/>
            <w:szCs w:val="24"/>
          </w:rPr>
          <w:t>así como</w:t>
        </w:r>
        <w:r w:rsidR="00844B77" w:rsidRPr="00175FC8">
          <w:rPr>
            <w:rFonts w:ascii="Aptos" w:hAnsi="Aptos"/>
            <w:sz w:val="24"/>
            <w:szCs w:val="24"/>
          </w:rPr>
          <w:t xml:space="preserve"> </w:t>
        </w:r>
      </w:ins>
      <w:r w:rsidRPr="00175FC8">
        <w:rPr>
          <w:rFonts w:ascii="Aptos" w:hAnsi="Aptos"/>
          <w:sz w:val="24"/>
          <w:szCs w:val="24"/>
        </w:rPr>
        <w:t xml:space="preserve">alcanzar nuestra Visión de saneamiento financiero y atención con calidez. </w:t>
      </w:r>
      <w:del w:id="70" w:author="7403464" w:date="2026-03-03T13:51:00Z" w16du:dateUtc="2026-03-03T19:51:00Z">
        <w:r w:rsidRPr="00175FC8" w:rsidDel="00844B77">
          <w:rPr>
            <w:rFonts w:ascii="Aptos" w:hAnsi="Aptos"/>
            <w:sz w:val="24"/>
            <w:szCs w:val="24"/>
          </w:rPr>
          <w:delText>Por ello, suscribo</w:delText>
        </w:r>
      </w:del>
      <w:ins w:id="71" w:author="7403464" w:date="2026-03-03T13:51:00Z" w16du:dateUtc="2026-03-03T19:51:00Z">
        <w:r w:rsidR="00844B77">
          <w:rPr>
            <w:rFonts w:ascii="Aptos" w:hAnsi="Aptos"/>
            <w:sz w:val="24"/>
            <w:szCs w:val="24"/>
          </w:rPr>
          <w:t>En este sentido</w:t>
        </w:r>
      </w:ins>
      <w:ins w:id="72" w:author="7403464" w:date="2026-03-03T13:52:00Z" w16du:dateUtc="2026-03-03T19:52:00Z">
        <w:r w:rsidR="00844B77">
          <w:rPr>
            <w:rFonts w:ascii="Aptos" w:hAnsi="Aptos"/>
            <w:sz w:val="24"/>
            <w:szCs w:val="24"/>
          </w:rPr>
          <w:t>,</w:t>
        </w:r>
      </w:ins>
      <w:r w:rsidRPr="00175FC8">
        <w:rPr>
          <w:rFonts w:ascii="Aptos" w:hAnsi="Aptos"/>
          <w:sz w:val="24"/>
          <w:szCs w:val="24"/>
        </w:rPr>
        <w:t xml:space="preserve"> de manera libre</w:t>
      </w:r>
      <w:ins w:id="73" w:author="7403464" w:date="2026-03-03T13:52:00Z" w16du:dateUtc="2026-03-03T19:52:00Z">
        <w:r w:rsidR="00844B77">
          <w:rPr>
            <w:rFonts w:ascii="Aptos" w:hAnsi="Aptos"/>
            <w:sz w:val="24"/>
            <w:szCs w:val="24"/>
          </w:rPr>
          <w:t xml:space="preserve">, </w:t>
        </w:r>
      </w:ins>
      <w:del w:id="74" w:author="7403464" w:date="2026-03-03T13:52:00Z" w16du:dateUtc="2026-03-03T19:52:00Z">
        <w:r w:rsidRPr="00175FC8" w:rsidDel="00844B77">
          <w:rPr>
            <w:rFonts w:ascii="Aptos" w:hAnsi="Aptos"/>
            <w:sz w:val="24"/>
            <w:szCs w:val="24"/>
          </w:rPr>
          <w:delText xml:space="preserve"> y</w:delText>
        </w:r>
      </w:del>
      <w:r w:rsidRPr="00175FC8">
        <w:rPr>
          <w:rFonts w:ascii="Aptos" w:hAnsi="Aptos"/>
          <w:sz w:val="24"/>
          <w:szCs w:val="24"/>
        </w:rPr>
        <w:t xml:space="preserve"> consciente </w:t>
      </w:r>
      <w:ins w:id="75" w:author="7403464" w:date="2026-03-03T13:52:00Z" w16du:dateUtc="2026-03-03T19:52:00Z">
        <w:r w:rsidR="00844B77">
          <w:rPr>
            <w:rFonts w:ascii="Aptos" w:hAnsi="Aptos"/>
            <w:sz w:val="24"/>
            <w:szCs w:val="24"/>
          </w:rPr>
          <w:t xml:space="preserve">y responsable, asumo </w:t>
        </w:r>
      </w:ins>
      <w:r w:rsidRPr="00175FC8">
        <w:rPr>
          <w:rFonts w:ascii="Aptos" w:hAnsi="Aptos"/>
          <w:sz w:val="24"/>
          <w:szCs w:val="24"/>
        </w:rPr>
        <w:t xml:space="preserve">los siguientes compromisos: </w:t>
      </w:r>
    </w:p>
    <w:p w14:paraId="4E2CA767" w14:textId="7B23F484" w:rsidR="00401E10" w:rsidRPr="00175FC8" w:rsidRDefault="00401E10" w:rsidP="00401E10">
      <w:pPr>
        <w:pStyle w:val="Prrafodelista"/>
        <w:numPr>
          <w:ilvl w:val="0"/>
          <w:numId w:val="6"/>
        </w:numPr>
        <w:ind w:left="426"/>
        <w:jc w:val="both"/>
        <w:rPr>
          <w:rFonts w:ascii="Aptos" w:hAnsi="Aptos"/>
          <w:sz w:val="24"/>
          <w:szCs w:val="24"/>
        </w:rPr>
      </w:pPr>
      <w:del w:id="76" w:author="7403464" w:date="2026-03-03T13:52:00Z" w16du:dateUtc="2026-03-03T19:52:00Z">
        <w:r w:rsidRPr="00175FC8" w:rsidDel="00844B77">
          <w:rPr>
            <w:rFonts w:ascii="Aptos" w:hAnsi="Aptos"/>
            <w:sz w:val="24"/>
            <w:szCs w:val="24"/>
          </w:rPr>
          <w:delText>Me comprometo a</w:delText>
        </w:r>
      </w:del>
      <w:ins w:id="77" w:author="7403464" w:date="2026-03-03T13:52:00Z" w16du:dateUtc="2026-03-03T19:52:00Z">
        <w:r w:rsidR="00844B77">
          <w:rPr>
            <w:rFonts w:ascii="Aptos" w:hAnsi="Aptos"/>
            <w:sz w:val="24"/>
            <w:szCs w:val="24"/>
          </w:rPr>
          <w:t>C</w:t>
        </w:r>
      </w:ins>
      <w:del w:id="78" w:author="7403464" w:date="2026-03-03T13:52:00Z" w16du:dateUtc="2026-03-03T19:52:00Z">
        <w:r w:rsidRPr="00175FC8" w:rsidDel="00844B77">
          <w:rPr>
            <w:rFonts w:ascii="Aptos" w:hAnsi="Aptos"/>
            <w:sz w:val="24"/>
            <w:szCs w:val="24"/>
          </w:rPr>
          <w:delText xml:space="preserve"> c</w:delText>
        </w:r>
      </w:del>
      <w:r w:rsidRPr="00175FC8">
        <w:rPr>
          <w:rFonts w:ascii="Aptos" w:hAnsi="Aptos"/>
          <w:sz w:val="24"/>
          <w:szCs w:val="24"/>
        </w:rPr>
        <w:t>onducir mi actuar en estricto apego a los Principios Rectores de Legalidad, Honradez, Lealtad, Imparcialidad, Eficiencia, Eficacia, Economía, Disciplina, Profesionalismo, Objetividad, Transparencia, Rendición de Cuentas, Competencia por Mérito, Integridad y equidad.</w:t>
      </w:r>
    </w:p>
    <w:p w14:paraId="221EEC18" w14:textId="1FFDDDC0" w:rsidR="00401E10" w:rsidRPr="00175FC8" w:rsidRDefault="00401E10" w:rsidP="00401E10">
      <w:pPr>
        <w:pStyle w:val="Prrafodelista"/>
        <w:numPr>
          <w:ilvl w:val="0"/>
          <w:numId w:val="6"/>
        </w:numPr>
        <w:ind w:left="426"/>
        <w:jc w:val="both"/>
        <w:rPr>
          <w:rFonts w:ascii="Aptos" w:hAnsi="Aptos"/>
          <w:sz w:val="24"/>
          <w:szCs w:val="24"/>
        </w:rPr>
      </w:pPr>
      <w:del w:id="79" w:author="7403464" w:date="2026-03-03T13:53:00Z" w16du:dateUtc="2026-03-03T19:53:00Z">
        <w:r w:rsidRPr="00175FC8" w:rsidDel="00844B77">
          <w:rPr>
            <w:rFonts w:ascii="Aptos" w:hAnsi="Aptos"/>
            <w:sz w:val="24"/>
            <w:szCs w:val="24"/>
          </w:rPr>
          <w:delText xml:space="preserve">Conduciré </w:delText>
        </w:r>
      </w:del>
      <w:ins w:id="80" w:author="7403464" w:date="2026-03-03T13:53:00Z" w16du:dateUtc="2026-03-03T19:53:00Z">
        <w:r w:rsidR="00844B77">
          <w:rPr>
            <w:rFonts w:ascii="Aptos" w:hAnsi="Aptos"/>
            <w:sz w:val="24"/>
            <w:szCs w:val="24"/>
          </w:rPr>
          <w:t>Desempeñar</w:t>
        </w:r>
        <w:r w:rsidR="00844B77" w:rsidRPr="00175FC8">
          <w:rPr>
            <w:rFonts w:ascii="Aptos" w:hAnsi="Aptos"/>
            <w:sz w:val="24"/>
            <w:szCs w:val="24"/>
          </w:rPr>
          <w:t xml:space="preserve"> </w:t>
        </w:r>
      </w:ins>
      <w:r w:rsidRPr="00175FC8">
        <w:rPr>
          <w:rFonts w:ascii="Aptos" w:hAnsi="Aptos"/>
          <w:sz w:val="24"/>
          <w:szCs w:val="24"/>
        </w:rPr>
        <w:t xml:space="preserve">mis funciones </w:t>
      </w:r>
      <w:del w:id="81" w:author="7403464" w:date="2026-03-03T13:53:00Z" w16du:dateUtc="2026-03-03T19:53:00Z">
        <w:r w:rsidRPr="00175FC8" w:rsidDel="00844B77">
          <w:rPr>
            <w:rFonts w:ascii="Aptos" w:hAnsi="Aptos"/>
            <w:sz w:val="24"/>
            <w:szCs w:val="24"/>
          </w:rPr>
          <w:delText xml:space="preserve">basándome </w:delText>
        </w:r>
      </w:del>
      <w:ins w:id="82" w:author="7403464" w:date="2026-03-03T13:53:00Z" w16du:dateUtc="2026-03-03T19:53:00Z">
        <w:r w:rsidR="00844B77">
          <w:rPr>
            <w:rFonts w:ascii="Aptos" w:hAnsi="Aptos"/>
            <w:sz w:val="24"/>
            <w:szCs w:val="24"/>
          </w:rPr>
          <w:t>conforme</w:t>
        </w:r>
        <w:r w:rsidR="00844B77" w:rsidRPr="00175FC8">
          <w:rPr>
            <w:rFonts w:ascii="Aptos" w:hAnsi="Aptos"/>
            <w:sz w:val="24"/>
            <w:szCs w:val="24"/>
          </w:rPr>
          <w:t xml:space="preserve"> </w:t>
        </w:r>
      </w:ins>
      <w:del w:id="83" w:author="7403464" w:date="2026-03-03T13:53:00Z" w16du:dateUtc="2026-03-03T19:53:00Z">
        <w:r w:rsidRPr="00175FC8" w:rsidDel="00844B77">
          <w:rPr>
            <w:rFonts w:ascii="Aptos" w:hAnsi="Aptos"/>
            <w:sz w:val="24"/>
            <w:szCs w:val="24"/>
          </w:rPr>
          <w:delText xml:space="preserve">en </w:delText>
        </w:r>
      </w:del>
      <w:ins w:id="84" w:author="7403464" w:date="2026-03-03T13:53:00Z" w16du:dateUtc="2026-03-03T19:53:00Z">
        <w:r w:rsidR="00844B77">
          <w:rPr>
            <w:rFonts w:ascii="Aptos" w:hAnsi="Aptos"/>
            <w:sz w:val="24"/>
            <w:szCs w:val="24"/>
          </w:rPr>
          <w:t>a</w:t>
        </w:r>
        <w:r w:rsidR="00844B77" w:rsidRPr="00175FC8">
          <w:rPr>
            <w:rFonts w:ascii="Aptos" w:hAnsi="Aptos"/>
            <w:sz w:val="24"/>
            <w:szCs w:val="24"/>
          </w:rPr>
          <w:t xml:space="preserve"> </w:t>
        </w:r>
      </w:ins>
      <w:r w:rsidRPr="00175FC8">
        <w:rPr>
          <w:rFonts w:ascii="Aptos" w:hAnsi="Aptos"/>
          <w:sz w:val="24"/>
          <w:szCs w:val="24"/>
        </w:rPr>
        <w:t xml:space="preserve">los Valores que rigen el servicio público para el beneficio de </w:t>
      </w:r>
      <w:del w:id="85" w:author="7403464" w:date="2026-03-03T13:53:00Z" w16du:dateUtc="2026-03-03T19:53:00Z">
        <w:r w:rsidRPr="00175FC8" w:rsidDel="00844B77">
          <w:rPr>
            <w:rFonts w:ascii="Aptos" w:hAnsi="Aptos"/>
            <w:sz w:val="24"/>
            <w:szCs w:val="24"/>
          </w:rPr>
          <w:delText xml:space="preserve">nuestra </w:delText>
        </w:r>
      </w:del>
      <w:ins w:id="86" w:author="7403464" w:date="2026-03-03T13:53:00Z" w16du:dateUtc="2026-03-03T19:53:00Z">
        <w:r w:rsidR="00844B77">
          <w:rPr>
            <w:rFonts w:ascii="Aptos" w:hAnsi="Aptos"/>
            <w:sz w:val="24"/>
            <w:szCs w:val="24"/>
          </w:rPr>
          <w:t>la</w:t>
        </w:r>
        <w:r w:rsidR="00844B77" w:rsidRPr="00175FC8">
          <w:rPr>
            <w:rFonts w:ascii="Aptos" w:hAnsi="Aptos"/>
            <w:sz w:val="24"/>
            <w:szCs w:val="24"/>
          </w:rPr>
          <w:t xml:space="preserve"> </w:t>
        </w:r>
      </w:ins>
      <w:proofErr w:type="spellStart"/>
      <w:r w:rsidRPr="00175FC8">
        <w:rPr>
          <w:rFonts w:ascii="Aptos" w:hAnsi="Aptos"/>
          <w:sz w:val="24"/>
          <w:szCs w:val="24"/>
        </w:rPr>
        <w:t>Derechohabiencia</w:t>
      </w:r>
      <w:proofErr w:type="spellEnd"/>
      <w:r w:rsidRPr="00175FC8">
        <w:rPr>
          <w:rFonts w:ascii="Aptos" w:hAnsi="Aptos"/>
          <w:sz w:val="24"/>
          <w:szCs w:val="24"/>
        </w:rPr>
        <w:t>.</w:t>
      </w:r>
    </w:p>
    <w:p w14:paraId="175407BF"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Manifiesto tener pleno conocimiento de que cualquier vulneración a los preceptos de los Códigos de Ética y Conducta, o la omisión de mis deberes, podrá ser constitutiva de una falta administrativa en los términos de la Ley General y la Ley Estatal de Responsabilidades Administrativas, lo que dará lugar a las sanciones correspondientes por parte del Órgano Interno de Control.</w:t>
      </w:r>
    </w:p>
    <w:p w14:paraId="0DB9F89E"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Garantizo una atención prioritaria, digna, paciente y con calidez a nuestros pensionistas y derechohabientes. </w:t>
      </w:r>
    </w:p>
    <w:p w14:paraId="32836ACA"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Reconozco que cualquier trato discriminatorio o negligente atenta contra los Derechos Humanos y la ética del Instituto.</w:t>
      </w:r>
    </w:p>
    <w:p w14:paraId="76A4935B"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Declaro una postura de rechazo total ante cualquier acto de corrupción. </w:t>
      </w:r>
    </w:p>
    <w:p w14:paraId="22B6114E"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comprometo a no solicitar, aceptar o recibir obsequios, dinero o favores que busquen influir en mis decisiones o agilizar trámites.</w:t>
      </w:r>
    </w:p>
    <w:p w14:paraId="3DC2B1EE"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Reportaré de inmediato cualquier intento de soborno ante el Coordinador del Sistema de Control Interno, el Departamento de Recursos Humanos o el Enlace de Ética.</w:t>
      </w:r>
    </w:p>
    <w:p w14:paraId="7130D412"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comprometo a identificar e informar oportunamente cualquier situación donde mis intereses personales, familiares o de negocios puedan entrar en conflicto con mis funciones, excusándome de intervenir para no afectar la imparcialidad institucional.</w:t>
      </w:r>
    </w:p>
    <w:p w14:paraId="7944A3DB" w14:textId="044940FE"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lastRenderedPageBreak/>
        <w:t>Utilizaré los recursos humanos, materiales y financieros del IPE exclusivamente para los fines institucionales</w:t>
      </w:r>
      <w:ins w:id="87" w:author="7403464" w:date="2026-03-03T13:54:00Z" w16du:dateUtc="2026-03-03T19:54:00Z">
        <w:r w:rsidR="00844B77">
          <w:rPr>
            <w:rFonts w:ascii="Aptos" w:hAnsi="Aptos"/>
            <w:sz w:val="24"/>
            <w:szCs w:val="24"/>
          </w:rPr>
          <w:t>, evitando su uso indebido</w:t>
        </w:r>
      </w:ins>
      <w:del w:id="88" w:author="7403464" w:date="2026-03-03T13:54:00Z" w16du:dateUtc="2026-03-03T19:54:00Z">
        <w:r w:rsidRPr="00175FC8" w:rsidDel="00844B77">
          <w:rPr>
            <w:rFonts w:ascii="Aptos" w:hAnsi="Aptos"/>
            <w:sz w:val="24"/>
            <w:szCs w:val="24"/>
          </w:rPr>
          <w:delText>.</w:delText>
        </w:r>
      </w:del>
    </w:p>
    <w:p w14:paraId="594F095C"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Aceptaré la prohibición explicita del uso del parque vehicular o bienes muebles para fines particulares. </w:t>
      </w:r>
    </w:p>
    <w:p w14:paraId="4826F18D"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Entiendo que la integridad en el gasto es vital para la salud financiera del sistema solidario.</w:t>
      </w:r>
    </w:p>
    <w:p w14:paraId="190D93FA"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Observaré un comportamiento digno y evitaré cualquier forma de hostigamiento o acoso.</w:t>
      </w:r>
    </w:p>
    <w:p w14:paraId="38F2AAEC"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Garantizo que no tomaré represalias, directas o indirectas, contra quienes denuncien actos contrarios a la ética o participen en investigaciones.</w:t>
      </w:r>
    </w:p>
    <w:p w14:paraId="5093F60D"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obligo a colaborar de manera transparente, veraz y oportuna en todas las auditorías, evaluaciones y procesos de vigilancia que el Coordinador del SICI o el Órgano Interno de Control ejecuten para fortalecer el Sistema Integral de Control Interno.</w:t>
      </w:r>
    </w:p>
    <w:p w14:paraId="57533427" w14:textId="07A82871" w:rsidR="00401E10" w:rsidRPr="00175FC8" w:rsidRDefault="00401E10" w:rsidP="00401E10">
      <w:pPr>
        <w:jc w:val="both"/>
        <w:rPr>
          <w:rFonts w:ascii="Aptos" w:hAnsi="Aptos"/>
          <w:sz w:val="24"/>
          <w:szCs w:val="24"/>
        </w:rPr>
      </w:pPr>
      <w:r w:rsidRPr="00175FC8">
        <w:rPr>
          <w:rFonts w:ascii="Aptos" w:hAnsi="Aptos"/>
          <w:sz w:val="24"/>
          <w:szCs w:val="24"/>
        </w:rPr>
        <w:t xml:space="preserve">Al firmar este documento, acepto mi responsabilidad de cuidar y honrar la confianza que </w:t>
      </w:r>
      <w:del w:id="89" w:author="7403464" w:date="2026-03-03T13:55:00Z" w16du:dateUtc="2026-03-03T19:55:00Z">
        <w:r w:rsidRPr="00175FC8" w:rsidDel="00844B77">
          <w:rPr>
            <w:rFonts w:ascii="Aptos" w:hAnsi="Aptos"/>
            <w:sz w:val="24"/>
            <w:szCs w:val="24"/>
          </w:rPr>
          <w:delText>los trabajadores</w:delText>
        </w:r>
      </w:del>
      <w:del w:id="90" w:author="7403464" w:date="2026-03-03T13:54:00Z" w16du:dateUtc="2026-03-03T19:54:00Z">
        <w:r w:rsidRPr="00175FC8" w:rsidDel="00844B77">
          <w:rPr>
            <w:rFonts w:ascii="Aptos" w:hAnsi="Aptos"/>
            <w:sz w:val="24"/>
            <w:szCs w:val="24"/>
          </w:rPr>
          <w:delText xml:space="preserve"> </w:delText>
        </w:r>
      </w:del>
      <w:del w:id="91" w:author="7403464" w:date="2026-03-03T13:55:00Z" w16du:dateUtc="2026-03-03T19:55:00Z">
        <w:r w:rsidRPr="00175FC8" w:rsidDel="00844B77">
          <w:rPr>
            <w:rFonts w:ascii="Aptos" w:hAnsi="Aptos"/>
            <w:sz w:val="24"/>
            <w:szCs w:val="24"/>
          </w:rPr>
          <w:delText>y jubilados del Estado han puesto</w:delText>
        </w:r>
      </w:del>
      <w:ins w:id="92" w:author="7403464" w:date="2026-03-03T13:55:00Z" w16du:dateUtc="2026-03-03T19:55:00Z">
        <w:r w:rsidR="00844B77">
          <w:rPr>
            <w:rFonts w:ascii="Aptos" w:hAnsi="Aptos"/>
            <w:sz w:val="24"/>
            <w:szCs w:val="24"/>
          </w:rPr>
          <w:t xml:space="preserve">la sociedad y la </w:t>
        </w:r>
        <w:proofErr w:type="spellStart"/>
        <w:r w:rsidR="00844B77">
          <w:rPr>
            <w:rFonts w:ascii="Aptos" w:hAnsi="Aptos"/>
            <w:sz w:val="24"/>
            <w:szCs w:val="24"/>
          </w:rPr>
          <w:t>derechohabiencia</w:t>
        </w:r>
      </w:ins>
      <w:proofErr w:type="spellEnd"/>
      <w:r w:rsidRPr="00175FC8">
        <w:rPr>
          <w:rFonts w:ascii="Aptos" w:hAnsi="Aptos"/>
          <w:sz w:val="24"/>
          <w:szCs w:val="24"/>
        </w:rPr>
        <w:t xml:space="preserve"> </w:t>
      </w:r>
      <w:ins w:id="93" w:author="7403464" w:date="2026-03-03T13:56:00Z" w16du:dateUtc="2026-03-03T19:56:00Z">
        <w:r w:rsidR="00844B77">
          <w:rPr>
            <w:rFonts w:ascii="Aptos" w:hAnsi="Aptos"/>
            <w:sz w:val="24"/>
            <w:szCs w:val="24"/>
          </w:rPr>
          <w:t xml:space="preserve">depositan </w:t>
        </w:r>
      </w:ins>
      <w:r w:rsidRPr="00175FC8">
        <w:rPr>
          <w:rFonts w:ascii="Aptos" w:hAnsi="Aptos"/>
          <w:sz w:val="24"/>
          <w:szCs w:val="24"/>
        </w:rPr>
        <w:t>en mí y en el Instituto.</w:t>
      </w:r>
    </w:p>
    <w:p w14:paraId="2E04976F"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Nombre del Servidor(a) Público(a): ________________________________________ </w:t>
      </w:r>
    </w:p>
    <w:p w14:paraId="013239F2"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Cargo: _________________________________________________________________ </w:t>
      </w:r>
    </w:p>
    <w:p w14:paraId="7EE5AA5D"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Unidad Administrativa / Departamento: _____________________________________ </w:t>
      </w:r>
    </w:p>
    <w:p w14:paraId="4BC5AD7E"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Clave de Empleado: _____________________________________________________ </w:t>
      </w:r>
    </w:p>
    <w:p w14:paraId="799D9BF4" w14:textId="77777777" w:rsidR="00401E10" w:rsidRPr="00175FC8" w:rsidRDefault="00401E10" w:rsidP="00401E10">
      <w:pPr>
        <w:jc w:val="both"/>
        <w:rPr>
          <w:rFonts w:ascii="Aptos" w:hAnsi="Aptos"/>
          <w:sz w:val="24"/>
          <w:szCs w:val="24"/>
        </w:rPr>
      </w:pPr>
      <w:r w:rsidRPr="00175FC8">
        <w:rPr>
          <w:rFonts w:ascii="Aptos" w:hAnsi="Aptos"/>
          <w:sz w:val="24"/>
          <w:szCs w:val="24"/>
        </w:rPr>
        <w:t>Lugar y Fecha: __________________________________________________________</w:t>
      </w:r>
    </w:p>
    <w:p w14:paraId="2E74D009" w14:textId="77777777" w:rsidR="00401E10" w:rsidRPr="00175FC8" w:rsidRDefault="00401E10" w:rsidP="00401E10">
      <w:pPr>
        <w:jc w:val="both"/>
        <w:rPr>
          <w:rFonts w:ascii="Aptos" w:hAnsi="Aptos"/>
          <w:sz w:val="24"/>
          <w:szCs w:val="24"/>
        </w:rPr>
      </w:pPr>
      <w:r w:rsidRPr="00175FC8">
        <w:rPr>
          <w:rFonts w:ascii="Aptos" w:hAnsi="Aptos"/>
          <w:sz w:val="24"/>
          <w:szCs w:val="24"/>
        </w:rPr>
        <w:t>Firma: _________________________________________________________________</w:t>
      </w:r>
    </w:p>
    <w:p w14:paraId="525DAE6D" w14:textId="77777777" w:rsidR="00401E10" w:rsidRPr="00175FC8" w:rsidRDefault="00401E10" w:rsidP="00CA69C1">
      <w:pPr>
        <w:jc w:val="both"/>
        <w:rPr>
          <w:rFonts w:ascii="Aptos" w:hAnsi="Aptos"/>
          <w:sz w:val="24"/>
          <w:szCs w:val="24"/>
        </w:rPr>
      </w:pPr>
    </w:p>
    <w:p w14:paraId="6EF97E89" w14:textId="77777777" w:rsidR="00401E10" w:rsidRPr="00175FC8" w:rsidRDefault="00401E10" w:rsidP="00CA69C1">
      <w:pPr>
        <w:jc w:val="both"/>
        <w:rPr>
          <w:rFonts w:ascii="Aptos" w:hAnsi="Aptos"/>
          <w:sz w:val="24"/>
          <w:szCs w:val="24"/>
        </w:rPr>
      </w:pPr>
    </w:p>
    <w:p w14:paraId="74784008" w14:textId="77777777" w:rsidR="00CA69C1" w:rsidRPr="00175FC8" w:rsidRDefault="00CA69C1" w:rsidP="00CA69C1">
      <w:pPr>
        <w:jc w:val="both"/>
        <w:rPr>
          <w:rFonts w:ascii="Aptos" w:hAnsi="Aptos"/>
          <w:sz w:val="24"/>
          <w:szCs w:val="24"/>
        </w:rPr>
      </w:pPr>
    </w:p>
    <w:sectPr w:rsidR="00CA69C1" w:rsidRPr="00175FC8">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11789" w14:textId="77777777" w:rsidR="00BB201B" w:rsidRDefault="00BB201B" w:rsidP="00175FC8">
      <w:pPr>
        <w:spacing w:after="0" w:line="240" w:lineRule="auto"/>
      </w:pPr>
      <w:r>
        <w:separator/>
      </w:r>
    </w:p>
  </w:endnote>
  <w:endnote w:type="continuationSeparator" w:id="0">
    <w:p w14:paraId="059EA7CA" w14:textId="77777777" w:rsidR="00BB201B" w:rsidRDefault="00BB201B" w:rsidP="00175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w:panose1 w:val="00000000000000000000"/>
    <w:charset w:val="00"/>
    <w:family w:val="auto"/>
    <w:pitch w:val="variable"/>
    <w:sig w:usb0="A10002FF" w:usb1="4000005B"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Panton">
    <w:altName w:val="Times New Roman"/>
    <w:panose1 w:val="00000000000000000000"/>
    <w:charset w:val="00"/>
    <w:family w:val="modern"/>
    <w:notTrueType/>
    <w:pitch w:val="variable"/>
    <w:sig w:usb0="A00002EF" w:usb1="4000207B" w:usb2="00000000" w:usb3="00000000" w:csb0="00000097"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081190"/>
      <w:docPartObj>
        <w:docPartGallery w:val="Page Numbers (Bottom of Page)"/>
        <w:docPartUnique/>
      </w:docPartObj>
    </w:sdtPr>
    <w:sdtContent>
      <w:p w14:paraId="5E35CC98" w14:textId="77777777" w:rsidR="00F47448" w:rsidRDefault="00000000">
        <w:pPr>
          <w:pStyle w:val="Piedepgina"/>
          <w:jc w:val="right"/>
        </w:pPr>
        <w:r>
          <w:fldChar w:fldCharType="begin"/>
        </w:r>
        <w:r>
          <w:instrText>PAGE   \* MERGEFORMAT</w:instrText>
        </w:r>
        <w:r>
          <w:fldChar w:fldCharType="separate"/>
        </w:r>
        <w:r>
          <w:rPr>
            <w:lang w:val="es-ES"/>
          </w:rPr>
          <w:t>2</w:t>
        </w:r>
        <w:r>
          <w:fldChar w:fldCharType="end"/>
        </w:r>
      </w:p>
    </w:sdtContent>
  </w:sdt>
  <w:p w14:paraId="50F6D3B0" w14:textId="77777777" w:rsidR="00F47448" w:rsidRPr="006112F0" w:rsidRDefault="00F47448">
    <w:pPr>
      <w:pStyle w:val="Piedepgina"/>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4170" w14:textId="77777777" w:rsidR="00BB201B" w:rsidRDefault="00BB201B" w:rsidP="00175FC8">
      <w:pPr>
        <w:spacing w:after="0" w:line="240" w:lineRule="auto"/>
      </w:pPr>
      <w:r>
        <w:separator/>
      </w:r>
    </w:p>
  </w:footnote>
  <w:footnote w:type="continuationSeparator" w:id="0">
    <w:p w14:paraId="70B4B4D1" w14:textId="77777777" w:rsidR="00BB201B" w:rsidRDefault="00BB201B" w:rsidP="00175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A818" w14:textId="77777777" w:rsidR="00F47448" w:rsidRDefault="00000000">
    <w:pPr>
      <w:pStyle w:val="Encabezado"/>
    </w:pPr>
    <w:r>
      <w:rPr>
        <w:noProof/>
      </w:rPr>
      <w:pict w14:anchorId="2F5733EB">
        <v:shapetype id="_x0000_t202" coordsize="21600,21600" o:spt="202" path="m,l,21600r21600,l21600,xe">
          <v:stroke joinstyle="miter"/>
          <v:path gradientshapeok="t" o:connecttype="rect"/>
        </v:shapetype>
        <v:shape id="PowerPlusWaterMarkObject1657168" o:spid="_x0000_s1026" type="#_x0000_t202" style="position:absolute;margin-left:0;margin-top:0;width:593.1pt;height:69.7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" o:allowincell="f" filled="f" stroked="f">
          <v:stroke joinstyle="round"/>
          <o:lock v:ext="edit" rotation="t" aspectratio="t" verticies="t" adjusthandles="t" grouping="t" shapetype="t"/>
          <v:textbox>
            <w:txbxContent>
              <w:p w14:paraId="3765BED5" w14:textId="77777777" w:rsidR="00F47448" w:rsidRDefault="00000000" w:rsidP="00DA7E7E">
                <w:pPr>
                  <w:jc w:val="cente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pPr>
                <w: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t>P R O Y E C T O</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460A" w14:textId="77777777" w:rsidR="00F47448" w:rsidRDefault="00F47448" w:rsidP="00B27572">
    <w:pPr>
      <w:pStyle w:val="Encabezado"/>
      <w:tabs>
        <w:tab w:val="clear" w:pos="4419"/>
        <w:tab w:val="clear" w:pos="8838"/>
        <w:tab w:val="left" w:pos="556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73EF" w14:textId="77777777" w:rsidR="00F47448" w:rsidRDefault="00000000">
    <w:pPr>
      <w:pStyle w:val="Encabezado"/>
    </w:pPr>
    <w:r>
      <w:rPr>
        <w:noProof/>
      </w:rPr>
      <w:pict w14:anchorId="3F6F99A2">
        <v:shapetype id="_x0000_t202" coordsize="21600,21600" o:spt="202" path="m,l,21600r21600,l21600,xe">
          <v:stroke joinstyle="miter"/>
          <v:path gradientshapeok="t" o:connecttype="rect"/>
        </v:shapetype>
        <v:shape id="PowerPlusWaterMarkObject1657167" o:spid="_x0000_s1025" type="#_x0000_t202" style="position:absolute;margin-left:0;margin-top:0;width:593.1pt;height:69.7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" o:allowincell="f" filled="f" stroked="f">
          <v:stroke joinstyle="round"/>
          <o:lock v:ext="edit" rotation="t" aspectratio="t" verticies="t" adjusthandles="t" grouping="t" shapetype="t"/>
          <v:textbox>
            <w:txbxContent>
              <w:p w14:paraId="7D715881" w14:textId="77777777" w:rsidR="00F47448" w:rsidRDefault="00000000" w:rsidP="00DA7E7E">
                <w:pPr>
                  <w:jc w:val="cente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pPr>
                <w: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t>P R O Y E C T O</w:t>
                </w:r>
              </w:p>
            </w:txbxContent>
          </v:textbo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36BF"/>
    <w:multiLevelType w:val="hybridMultilevel"/>
    <w:tmpl w:val="9F0E88C8"/>
    <w:lvl w:ilvl="0" w:tplc="9F3AEB76">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E6E23DA"/>
    <w:multiLevelType w:val="hybridMultilevel"/>
    <w:tmpl w:val="35A6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9031197"/>
    <w:multiLevelType w:val="hybridMultilevel"/>
    <w:tmpl w:val="660446A4"/>
    <w:lvl w:ilvl="0" w:tplc="080A0013">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A287429"/>
    <w:multiLevelType w:val="hybridMultilevel"/>
    <w:tmpl w:val="7A8E2C62"/>
    <w:lvl w:ilvl="0" w:tplc="A7DAC176">
      <w:start w:val="1"/>
      <w:numFmt w:val="decimal"/>
      <w:lvlText w:val="%1."/>
      <w:lvlJc w:val="left"/>
      <w:pPr>
        <w:ind w:left="720" w:hanging="360"/>
      </w:pPr>
      <w:rPr>
        <w:rFonts w:hint="default"/>
        <w:b/>
      </w:rPr>
    </w:lvl>
    <w:lvl w:ilvl="1" w:tplc="235A9F9E">
      <w:start w:val="1"/>
      <w:numFmt w:val="upperRoman"/>
      <w:lvlText w:val="%2."/>
      <w:lvlJc w:val="righ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C42606"/>
    <w:multiLevelType w:val="hybridMultilevel"/>
    <w:tmpl w:val="076AC916"/>
    <w:lvl w:ilvl="0" w:tplc="FFFFFFFF">
      <w:start w:val="1"/>
      <w:numFmt w:val="upperRoman"/>
      <w:lvlText w:val="%1."/>
      <w:lvlJc w:val="righ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710526D8"/>
    <w:multiLevelType w:val="hybridMultilevel"/>
    <w:tmpl w:val="076AC916"/>
    <w:lvl w:ilvl="0" w:tplc="080A0013">
      <w:start w:val="1"/>
      <w:numFmt w:val="upperRoman"/>
      <w:lvlText w:val="%1."/>
      <w:lvlJc w:val="righ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num w:numId="1" w16cid:durableId="283316936">
    <w:abstractNumId w:val="2"/>
  </w:num>
  <w:num w:numId="2" w16cid:durableId="554006024">
    <w:abstractNumId w:val="5"/>
  </w:num>
  <w:num w:numId="3" w16cid:durableId="1381006415">
    <w:abstractNumId w:val="3"/>
  </w:num>
  <w:num w:numId="4" w16cid:durableId="2081898176">
    <w:abstractNumId w:val="4"/>
  </w:num>
  <w:num w:numId="5" w16cid:durableId="218437891">
    <w:abstractNumId w:val="0"/>
  </w:num>
  <w:num w:numId="6" w16cid:durableId="3533817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7403464">
    <w15:presenceInfo w15:providerId="AD" w15:userId="S::7403464@ipever.onmicrosoft.com::7b3c16f2-d154-4f4b-b333-e810815426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F7"/>
    <w:rsid w:val="00175FC8"/>
    <w:rsid w:val="001E3F8E"/>
    <w:rsid w:val="00401E10"/>
    <w:rsid w:val="00417282"/>
    <w:rsid w:val="004E322C"/>
    <w:rsid w:val="00584B85"/>
    <w:rsid w:val="005D0516"/>
    <w:rsid w:val="005D2C6B"/>
    <w:rsid w:val="005F50F5"/>
    <w:rsid w:val="006721F9"/>
    <w:rsid w:val="007F3805"/>
    <w:rsid w:val="00844B77"/>
    <w:rsid w:val="009F3305"/>
    <w:rsid w:val="00A23CCA"/>
    <w:rsid w:val="00A6420E"/>
    <w:rsid w:val="00B12D6A"/>
    <w:rsid w:val="00B5775B"/>
    <w:rsid w:val="00BB201B"/>
    <w:rsid w:val="00C330BE"/>
    <w:rsid w:val="00C759A9"/>
    <w:rsid w:val="00CA69C1"/>
    <w:rsid w:val="00D8091C"/>
    <w:rsid w:val="00F47448"/>
    <w:rsid w:val="00F90177"/>
    <w:rsid w:val="00FD68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70B86"/>
  <w15:chartTrackingRefBased/>
  <w15:docId w15:val="{360C7061-09F4-1E44-96DF-0D4B6D8F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tham" w:eastAsiaTheme="minorHAnsi" w:hAnsi="Gotham" w:cs="SimSun"/>
        <w:bCs/>
        <w:kern w:val="2"/>
        <w:szCs w:val="21"/>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F7"/>
    <w:pPr>
      <w:spacing w:after="160" w:line="259" w:lineRule="auto"/>
    </w:pPr>
    <w:rPr>
      <w:rFonts w:asciiTheme="minorHAnsi" w:hAnsiTheme="minorHAnsi" w:cstheme="minorBidi"/>
      <w:bCs w:val="0"/>
      <w:kern w:val="0"/>
      <w:sz w:val="22"/>
      <w:szCs w:val="22"/>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68F7"/>
    <w:pPr>
      <w:ind w:left="720"/>
      <w:contextualSpacing/>
    </w:pPr>
  </w:style>
  <w:style w:type="paragraph" w:styleId="Encabezado">
    <w:name w:val="header"/>
    <w:basedOn w:val="Normal"/>
    <w:link w:val="EncabezadoCar"/>
    <w:uiPriority w:val="99"/>
    <w:unhideWhenUsed/>
    <w:rsid w:val="00175F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5FC8"/>
    <w:rPr>
      <w:rFonts w:asciiTheme="minorHAnsi" w:hAnsiTheme="minorHAnsi" w:cstheme="minorBidi"/>
      <w:bCs w:val="0"/>
      <w:kern w:val="0"/>
      <w:sz w:val="22"/>
      <w:szCs w:val="22"/>
      <w14:ligatures w14:val="none"/>
    </w:rPr>
  </w:style>
  <w:style w:type="paragraph" w:styleId="Piedepgina">
    <w:name w:val="footer"/>
    <w:basedOn w:val="Normal"/>
    <w:link w:val="PiedepginaCar"/>
    <w:uiPriority w:val="99"/>
    <w:unhideWhenUsed/>
    <w:rsid w:val="00175F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5FC8"/>
    <w:rPr>
      <w:rFonts w:asciiTheme="minorHAnsi" w:hAnsiTheme="minorHAnsi" w:cstheme="minorBidi"/>
      <w:bCs w:val="0"/>
      <w:kern w:val="0"/>
      <w:sz w:val="22"/>
      <w:szCs w:val="22"/>
      <w14:ligatures w14:val="none"/>
    </w:rPr>
  </w:style>
  <w:style w:type="paragraph" w:styleId="Revisin">
    <w:name w:val="Revision"/>
    <w:hidden/>
    <w:uiPriority w:val="99"/>
    <w:semiHidden/>
    <w:rsid w:val="00C330BE"/>
    <w:rPr>
      <w:rFonts w:asciiTheme="minorHAnsi" w:hAnsiTheme="minorHAnsi" w:cstheme="minorBidi"/>
      <w:bCs w:val="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057">
      <w:bodyDiv w:val="1"/>
      <w:marLeft w:val="0"/>
      <w:marRight w:val="0"/>
      <w:marTop w:val="0"/>
      <w:marBottom w:val="0"/>
      <w:divBdr>
        <w:top w:val="none" w:sz="0" w:space="0" w:color="auto"/>
        <w:left w:val="none" w:sz="0" w:space="0" w:color="auto"/>
        <w:bottom w:val="none" w:sz="0" w:space="0" w:color="auto"/>
        <w:right w:val="none" w:sz="0" w:space="0" w:color="auto"/>
      </w:divBdr>
    </w:div>
    <w:div w:id="119228274">
      <w:bodyDiv w:val="1"/>
      <w:marLeft w:val="0"/>
      <w:marRight w:val="0"/>
      <w:marTop w:val="0"/>
      <w:marBottom w:val="0"/>
      <w:divBdr>
        <w:top w:val="none" w:sz="0" w:space="0" w:color="auto"/>
        <w:left w:val="none" w:sz="0" w:space="0" w:color="auto"/>
        <w:bottom w:val="none" w:sz="0" w:space="0" w:color="auto"/>
        <w:right w:val="none" w:sz="0" w:space="0" w:color="auto"/>
      </w:divBdr>
    </w:div>
    <w:div w:id="191960150">
      <w:bodyDiv w:val="1"/>
      <w:marLeft w:val="0"/>
      <w:marRight w:val="0"/>
      <w:marTop w:val="0"/>
      <w:marBottom w:val="0"/>
      <w:divBdr>
        <w:top w:val="none" w:sz="0" w:space="0" w:color="auto"/>
        <w:left w:val="none" w:sz="0" w:space="0" w:color="auto"/>
        <w:bottom w:val="none" w:sz="0" w:space="0" w:color="auto"/>
        <w:right w:val="none" w:sz="0" w:space="0" w:color="auto"/>
      </w:divBdr>
    </w:div>
    <w:div w:id="245500277">
      <w:bodyDiv w:val="1"/>
      <w:marLeft w:val="0"/>
      <w:marRight w:val="0"/>
      <w:marTop w:val="0"/>
      <w:marBottom w:val="0"/>
      <w:divBdr>
        <w:top w:val="none" w:sz="0" w:space="0" w:color="auto"/>
        <w:left w:val="none" w:sz="0" w:space="0" w:color="auto"/>
        <w:bottom w:val="none" w:sz="0" w:space="0" w:color="auto"/>
        <w:right w:val="none" w:sz="0" w:space="0" w:color="auto"/>
      </w:divBdr>
    </w:div>
    <w:div w:id="504707701">
      <w:bodyDiv w:val="1"/>
      <w:marLeft w:val="0"/>
      <w:marRight w:val="0"/>
      <w:marTop w:val="0"/>
      <w:marBottom w:val="0"/>
      <w:divBdr>
        <w:top w:val="none" w:sz="0" w:space="0" w:color="auto"/>
        <w:left w:val="none" w:sz="0" w:space="0" w:color="auto"/>
        <w:bottom w:val="none" w:sz="0" w:space="0" w:color="auto"/>
        <w:right w:val="none" w:sz="0" w:space="0" w:color="auto"/>
      </w:divBdr>
    </w:div>
    <w:div w:id="693576478">
      <w:bodyDiv w:val="1"/>
      <w:marLeft w:val="0"/>
      <w:marRight w:val="0"/>
      <w:marTop w:val="0"/>
      <w:marBottom w:val="0"/>
      <w:divBdr>
        <w:top w:val="none" w:sz="0" w:space="0" w:color="auto"/>
        <w:left w:val="none" w:sz="0" w:space="0" w:color="auto"/>
        <w:bottom w:val="none" w:sz="0" w:space="0" w:color="auto"/>
        <w:right w:val="none" w:sz="0" w:space="0" w:color="auto"/>
      </w:divBdr>
    </w:div>
    <w:div w:id="724183702">
      <w:bodyDiv w:val="1"/>
      <w:marLeft w:val="0"/>
      <w:marRight w:val="0"/>
      <w:marTop w:val="0"/>
      <w:marBottom w:val="0"/>
      <w:divBdr>
        <w:top w:val="none" w:sz="0" w:space="0" w:color="auto"/>
        <w:left w:val="none" w:sz="0" w:space="0" w:color="auto"/>
        <w:bottom w:val="none" w:sz="0" w:space="0" w:color="auto"/>
        <w:right w:val="none" w:sz="0" w:space="0" w:color="auto"/>
      </w:divBdr>
    </w:div>
    <w:div w:id="802387650">
      <w:bodyDiv w:val="1"/>
      <w:marLeft w:val="0"/>
      <w:marRight w:val="0"/>
      <w:marTop w:val="0"/>
      <w:marBottom w:val="0"/>
      <w:divBdr>
        <w:top w:val="none" w:sz="0" w:space="0" w:color="auto"/>
        <w:left w:val="none" w:sz="0" w:space="0" w:color="auto"/>
        <w:bottom w:val="none" w:sz="0" w:space="0" w:color="auto"/>
        <w:right w:val="none" w:sz="0" w:space="0" w:color="auto"/>
      </w:divBdr>
    </w:div>
    <w:div w:id="875043720">
      <w:bodyDiv w:val="1"/>
      <w:marLeft w:val="0"/>
      <w:marRight w:val="0"/>
      <w:marTop w:val="0"/>
      <w:marBottom w:val="0"/>
      <w:divBdr>
        <w:top w:val="none" w:sz="0" w:space="0" w:color="auto"/>
        <w:left w:val="none" w:sz="0" w:space="0" w:color="auto"/>
        <w:bottom w:val="none" w:sz="0" w:space="0" w:color="auto"/>
        <w:right w:val="none" w:sz="0" w:space="0" w:color="auto"/>
      </w:divBdr>
    </w:div>
    <w:div w:id="936910262">
      <w:bodyDiv w:val="1"/>
      <w:marLeft w:val="0"/>
      <w:marRight w:val="0"/>
      <w:marTop w:val="0"/>
      <w:marBottom w:val="0"/>
      <w:divBdr>
        <w:top w:val="none" w:sz="0" w:space="0" w:color="auto"/>
        <w:left w:val="none" w:sz="0" w:space="0" w:color="auto"/>
        <w:bottom w:val="none" w:sz="0" w:space="0" w:color="auto"/>
        <w:right w:val="none" w:sz="0" w:space="0" w:color="auto"/>
      </w:divBdr>
    </w:div>
    <w:div w:id="1210994985">
      <w:bodyDiv w:val="1"/>
      <w:marLeft w:val="0"/>
      <w:marRight w:val="0"/>
      <w:marTop w:val="0"/>
      <w:marBottom w:val="0"/>
      <w:divBdr>
        <w:top w:val="none" w:sz="0" w:space="0" w:color="auto"/>
        <w:left w:val="none" w:sz="0" w:space="0" w:color="auto"/>
        <w:bottom w:val="none" w:sz="0" w:space="0" w:color="auto"/>
        <w:right w:val="none" w:sz="0" w:space="0" w:color="auto"/>
      </w:divBdr>
    </w:div>
    <w:div w:id="1393038065">
      <w:bodyDiv w:val="1"/>
      <w:marLeft w:val="0"/>
      <w:marRight w:val="0"/>
      <w:marTop w:val="0"/>
      <w:marBottom w:val="0"/>
      <w:divBdr>
        <w:top w:val="none" w:sz="0" w:space="0" w:color="auto"/>
        <w:left w:val="none" w:sz="0" w:space="0" w:color="auto"/>
        <w:bottom w:val="none" w:sz="0" w:space="0" w:color="auto"/>
        <w:right w:val="none" w:sz="0" w:space="0" w:color="auto"/>
      </w:divBdr>
    </w:div>
    <w:div w:id="1424376895">
      <w:bodyDiv w:val="1"/>
      <w:marLeft w:val="0"/>
      <w:marRight w:val="0"/>
      <w:marTop w:val="0"/>
      <w:marBottom w:val="0"/>
      <w:divBdr>
        <w:top w:val="none" w:sz="0" w:space="0" w:color="auto"/>
        <w:left w:val="none" w:sz="0" w:space="0" w:color="auto"/>
        <w:bottom w:val="none" w:sz="0" w:space="0" w:color="auto"/>
        <w:right w:val="none" w:sz="0" w:space="0" w:color="auto"/>
      </w:divBdr>
    </w:div>
    <w:div w:id="1479109064">
      <w:bodyDiv w:val="1"/>
      <w:marLeft w:val="0"/>
      <w:marRight w:val="0"/>
      <w:marTop w:val="0"/>
      <w:marBottom w:val="0"/>
      <w:divBdr>
        <w:top w:val="none" w:sz="0" w:space="0" w:color="auto"/>
        <w:left w:val="none" w:sz="0" w:space="0" w:color="auto"/>
        <w:bottom w:val="none" w:sz="0" w:space="0" w:color="auto"/>
        <w:right w:val="none" w:sz="0" w:space="0" w:color="auto"/>
      </w:divBdr>
    </w:div>
    <w:div w:id="1482691111">
      <w:bodyDiv w:val="1"/>
      <w:marLeft w:val="0"/>
      <w:marRight w:val="0"/>
      <w:marTop w:val="0"/>
      <w:marBottom w:val="0"/>
      <w:divBdr>
        <w:top w:val="none" w:sz="0" w:space="0" w:color="auto"/>
        <w:left w:val="none" w:sz="0" w:space="0" w:color="auto"/>
        <w:bottom w:val="none" w:sz="0" w:space="0" w:color="auto"/>
        <w:right w:val="none" w:sz="0" w:space="0" w:color="auto"/>
      </w:divBdr>
    </w:div>
    <w:div w:id="1485272613">
      <w:bodyDiv w:val="1"/>
      <w:marLeft w:val="0"/>
      <w:marRight w:val="0"/>
      <w:marTop w:val="0"/>
      <w:marBottom w:val="0"/>
      <w:divBdr>
        <w:top w:val="none" w:sz="0" w:space="0" w:color="auto"/>
        <w:left w:val="none" w:sz="0" w:space="0" w:color="auto"/>
        <w:bottom w:val="none" w:sz="0" w:space="0" w:color="auto"/>
        <w:right w:val="none" w:sz="0" w:space="0" w:color="auto"/>
      </w:divBdr>
    </w:div>
    <w:div w:id="1510027768">
      <w:bodyDiv w:val="1"/>
      <w:marLeft w:val="0"/>
      <w:marRight w:val="0"/>
      <w:marTop w:val="0"/>
      <w:marBottom w:val="0"/>
      <w:divBdr>
        <w:top w:val="none" w:sz="0" w:space="0" w:color="auto"/>
        <w:left w:val="none" w:sz="0" w:space="0" w:color="auto"/>
        <w:bottom w:val="none" w:sz="0" w:space="0" w:color="auto"/>
        <w:right w:val="none" w:sz="0" w:space="0" w:color="auto"/>
      </w:divBdr>
    </w:div>
    <w:div w:id="1510410787">
      <w:bodyDiv w:val="1"/>
      <w:marLeft w:val="0"/>
      <w:marRight w:val="0"/>
      <w:marTop w:val="0"/>
      <w:marBottom w:val="0"/>
      <w:divBdr>
        <w:top w:val="none" w:sz="0" w:space="0" w:color="auto"/>
        <w:left w:val="none" w:sz="0" w:space="0" w:color="auto"/>
        <w:bottom w:val="none" w:sz="0" w:space="0" w:color="auto"/>
        <w:right w:val="none" w:sz="0" w:space="0" w:color="auto"/>
      </w:divBdr>
    </w:div>
    <w:div w:id="1610772745">
      <w:bodyDiv w:val="1"/>
      <w:marLeft w:val="0"/>
      <w:marRight w:val="0"/>
      <w:marTop w:val="0"/>
      <w:marBottom w:val="0"/>
      <w:divBdr>
        <w:top w:val="none" w:sz="0" w:space="0" w:color="auto"/>
        <w:left w:val="none" w:sz="0" w:space="0" w:color="auto"/>
        <w:bottom w:val="none" w:sz="0" w:space="0" w:color="auto"/>
        <w:right w:val="none" w:sz="0" w:space="0" w:color="auto"/>
      </w:divBdr>
    </w:div>
    <w:div w:id="1753433979">
      <w:bodyDiv w:val="1"/>
      <w:marLeft w:val="0"/>
      <w:marRight w:val="0"/>
      <w:marTop w:val="0"/>
      <w:marBottom w:val="0"/>
      <w:divBdr>
        <w:top w:val="none" w:sz="0" w:space="0" w:color="auto"/>
        <w:left w:val="none" w:sz="0" w:space="0" w:color="auto"/>
        <w:bottom w:val="none" w:sz="0" w:space="0" w:color="auto"/>
        <w:right w:val="none" w:sz="0" w:space="0" w:color="auto"/>
      </w:divBdr>
    </w:div>
    <w:div w:id="1761752904">
      <w:bodyDiv w:val="1"/>
      <w:marLeft w:val="0"/>
      <w:marRight w:val="0"/>
      <w:marTop w:val="0"/>
      <w:marBottom w:val="0"/>
      <w:divBdr>
        <w:top w:val="none" w:sz="0" w:space="0" w:color="auto"/>
        <w:left w:val="none" w:sz="0" w:space="0" w:color="auto"/>
        <w:bottom w:val="none" w:sz="0" w:space="0" w:color="auto"/>
        <w:right w:val="none" w:sz="0" w:space="0" w:color="auto"/>
      </w:divBdr>
    </w:div>
    <w:div w:id="1770731558">
      <w:bodyDiv w:val="1"/>
      <w:marLeft w:val="0"/>
      <w:marRight w:val="0"/>
      <w:marTop w:val="0"/>
      <w:marBottom w:val="0"/>
      <w:divBdr>
        <w:top w:val="none" w:sz="0" w:space="0" w:color="auto"/>
        <w:left w:val="none" w:sz="0" w:space="0" w:color="auto"/>
        <w:bottom w:val="none" w:sz="0" w:space="0" w:color="auto"/>
        <w:right w:val="none" w:sz="0" w:space="0" w:color="auto"/>
      </w:divBdr>
    </w:div>
    <w:div w:id="1865244084">
      <w:bodyDiv w:val="1"/>
      <w:marLeft w:val="0"/>
      <w:marRight w:val="0"/>
      <w:marTop w:val="0"/>
      <w:marBottom w:val="0"/>
      <w:divBdr>
        <w:top w:val="none" w:sz="0" w:space="0" w:color="auto"/>
        <w:left w:val="none" w:sz="0" w:space="0" w:color="auto"/>
        <w:bottom w:val="none" w:sz="0" w:space="0" w:color="auto"/>
        <w:right w:val="none" w:sz="0" w:space="0" w:color="auto"/>
      </w:divBdr>
    </w:div>
    <w:div w:id="1899631033">
      <w:bodyDiv w:val="1"/>
      <w:marLeft w:val="0"/>
      <w:marRight w:val="0"/>
      <w:marTop w:val="0"/>
      <w:marBottom w:val="0"/>
      <w:divBdr>
        <w:top w:val="none" w:sz="0" w:space="0" w:color="auto"/>
        <w:left w:val="none" w:sz="0" w:space="0" w:color="auto"/>
        <w:bottom w:val="none" w:sz="0" w:space="0" w:color="auto"/>
        <w:right w:val="none" w:sz="0" w:space="0" w:color="auto"/>
      </w:divBdr>
    </w:div>
    <w:div w:id="1967153456">
      <w:bodyDiv w:val="1"/>
      <w:marLeft w:val="0"/>
      <w:marRight w:val="0"/>
      <w:marTop w:val="0"/>
      <w:marBottom w:val="0"/>
      <w:divBdr>
        <w:top w:val="none" w:sz="0" w:space="0" w:color="auto"/>
        <w:left w:val="none" w:sz="0" w:space="0" w:color="auto"/>
        <w:bottom w:val="none" w:sz="0" w:space="0" w:color="auto"/>
        <w:right w:val="none" w:sz="0" w:space="0" w:color="auto"/>
      </w:divBdr>
    </w:div>
    <w:div w:id="2029866759">
      <w:bodyDiv w:val="1"/>
      <w:marLeft w:val="0"/>
      <w:marRight w:val="0"/>
      <w:marTop w:val="0"/>
      <w:marBottom w:val="0"/>
      <w:divBdr>
        <w:top w:val="none" w:sz="0" w:space="0" w:color="auto"/>
        <w:left w:val="none" w:sz="0" w:space="0" w:color="auto"/>
        <w:bottom w:val="none" w:sz="0" w:space="0" w:color="auto"/>
        <w:right w:val="none" w:sz="0" w:space="0" w:color="auto"/>
      </w:divBdr>
    </w:div>
    <w:div w:id="2032536061">
      <w:bodyDiv w:val="1"/>
      <w:marLeft w:val="0"/>
      <w:marRight w:val="0"/>
      <w:marTop w:val="0"/>
      <w:marBottom w:val="0"/>
      <w:divBdr>
        <w:top w:val="none" w:sz="0" w:space="0" w:color="auto"/>
        <w:left w:val="none" w:sz="0" w:space="0" w:color="auto"/>
        <w:bottom w:val="none" w:sz="0" w:space="0" w:color="auto"/>
        <w:right w:val="none" w:sz="0" w:space="0" w:color="auto"/>
      </w:divBdr>
    </w:div>
    <w:div w:id="205403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DCCCB-75CF-4AE9-9244-0399F83C8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19</Pages>
  <Words>6224</Words>
  <Characters>34236</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7403464</cp:lastModifiedBy>
  <cp:revision>5</cp:revision>
  <dcterms:created xsi:type="dcterms:W3CDTF">2026-03-03T00:42:00Z</dcterms:created>
  <dcterms:modified xsi:type="dcterms:W3CDTF">2026-03-04T00:56:00Z</dcterms:modified>
</cp:coreProperties>
</file>